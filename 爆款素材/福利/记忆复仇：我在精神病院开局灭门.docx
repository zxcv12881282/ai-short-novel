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0F88BE">
      <w:pPr>
        <w:keepNext w:val="0"/>
        <w:keepLines w:val="0"/>
        <w:pageBreakBefore w:val="0"/>
        <w:widowControl/>
        <w:kinsoku/>
        <w:wordWrap/>
        <w:overflowPunct/>
        <w:topLinePunct w:val="0"/>
        <w:autoSpaceDE/>
        <w:autoSpaceDN/>
        <w:bidi w:val="0"/>
        <w:adjustRightInd/>
        <w:snapToGrid/>
        <w:spacing w:line="560" w:lineRule="exact"/>
        <w:jc w:val="center"/>
        <w:textAlignment w:val="auto"/>
        <w:rPr>
          <w:b/>
          <w:bCs/>
          <w:sz w:val="44"/>
          <w:szCs w:val="44"/>
        </w:rPr>
      </w:pPr>
      <w:r>
        <w:rPr>
          <w:rFonts w:hint="eastAsia"/>
          <w:b/>
          <w:bCs/>
          <w:sz w:val="44"/>
          <w:szCs w:val="44"/>
        </w:rPr>
        <w:t>记忆复仇：我在精神病院开局灭门</w:t>
      </w:r>
    </w:p>
    <w:p w14:paraId="5973BB3E">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我的双手被束缚带勒紧，空气里弥漫着消毒水的气味浓烈呛人。</w:t>
      </w:r>
    </w:p>
    <w:p w14:paraId="0483553B">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一睁开眼，头顶是精神病院熟悉的天花板，铁栅栏的影子横在脸上。</w:t>
      </w:r>
    </w:p>
    <w:p w14:paraId="194706E4">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我重生了，重生在陆辰给我注射毒药的前两小时。</w:t>
      </w:r>
    </w:p>
    <w:p w14:paraId="3B703266">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门外黑影晃动，是他派来“护送”我去做“最终评估”的人。</w:t>
      </w:r>
    </w:p>
    <w:p w14:paraId="318C8D09">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上一世，他们拖走我，陆辰笑着在我耳边说：“别急，这就送你去和爸妈团聚。”</w:t>
      </w:r>
    </w:p>
    <w:p w14:paraId="5D552C8B">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ins w:id="0" w:author="千千钰雨" w:date="2026-01-31T19:46:38Z"/>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只是这一次，该轮到我反击了。</w:t>
      </w:r>
    </w:p>
    <w:p w14:paraId="114FD06F">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ins w:id="1" w:author="千千钰雨" w:date="2026-01-31T19:46:38Z"/>
          <w:rFonts w:hint="eastAsia" w:ascii="宋体" w:hAnsi="宋体" w:eastAsia="宋体" w:cs="宋体"/>
          <w:kern w:val="0"/>
          <w:sz w:val="24"/>
          <w:szCs w:val="24"/>
          <w:lang w:val="en-US" w:eastAsia="zh-CN" w:bidi="ar"/>
        </w:rPr>
      </w:pPr>
    </w:p>
    <w:p w14:paraId="2BD71884">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p>
    <w:p w14:paraId="516D49A9">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del w:id="2" w:author="千千钰雨" w:date="2026-01-31T19:46:40Z"/>
          <w:rFonts w:hint="default" w:ascii="宋体" w:hAnsi="宋体" w:eastAsia="宋体" w:cs="宋体"/>
          <w:kern w:val="0"/>
          <w:sz w:val="24"/>
          <w:szCs w:val="24"/>
          <w:lang w:val="en-US" w:eastAsia="zh-CN" w:bidi="ar"/>
        </w:rPr>
      </w:pPr>
      <w:del w:id="3" w:author="千千钰雨" w:date="2026-01-31T19:46:40Z">
        <w:r>
          <w:rPr>
            <w:rFonts w:hint="default" w:ascii="宋体" w:hAnsi="宋体" w:eastAsia="宋体" w:cs="宋体"/>
            <w:kern w:val="0"/>
            <w:sz w:val="24"/>
            <w:szCs w:val="24"/>
            <w:lang w:val="en-US" w:eastAsia="zh-CN" w:bidi="ar"/>
          </w:rPr>
          <w:delText>第1章：血色重生</w:delText>
        </w:r>
      </w:del>
    </w:p>
    <w:p w14:paraId="043F0E7B">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ins w:id="4" w:author="千千钰雨" w:date="2026-01-31T19:46:42Z"/>
          <w:rFonts w:hint="eastAsia" w:ascii="宋体" w:hAnsi="宋体" w:eastAsia="宋体" w:cs="宋体"/>
          <w:kern w:val="0"/>
          <w:sz w:val="24"/>
          <w:szCs w:val="24"/>
          <w:lang w:val="en-US" w:eastAsia="zh-CN" w:bidi="ar"/>
        </w:rPr>
      </w:pPr>
      <w:ins w:id="5" w:author="千千钰雨" w:date="2026-01-31T19:46:40Z">
        <w:r>
          <w:rPr>
            <w:rFonts w:hint="eastAsia" w:ascii="宋体" w:hAnsi="宋体" w:eastAsia="宋体" w:cs="宋体"/>
            <w:kern w:val="0"/>
            <w:sz w:val="24"/>
            <w:szCs w:val="24"/>
            <w:lang w:val="en-US" w:eastAsia="zh-CN" w:bidi="ar"/>
          </w:rPr>
          <w:t>1</w:t>
        </w:r>
      </w:ins>
    </w:p>
    <w:p w14:paraId="5F88386C">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ins w:id="6" w:author="千千钰雨" w:date="2026-01-31T19:46:42Z"/>
          <w:rFonts w:hint="eastAsia" w:ascii="宋体" w:hAnsi="宋体" w:eastAsia="宋体" w:cs="宋体"/>
          <w:kern w:val="0"/>
          <w:sz w:val="24"/>
          <w:szCs w:val="24"/>
          <w:lang w:val="en-US" w:eastAsia="zh-CN" w:bidi="ar"/>
        </w:rPr>
      </w:pPr>
    </w:p>
    <w:p w14:paraId="4D17F0B8">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一睁开眼，我发现自己被绑在青山医院301病房的病床上，这是我上辈子断气的地方。</w:t>
      </w:r>
    </w:p>
    <w:p w14:paraId="502FF474">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铁窗的影子投在惨白的墙上，窗外的天黑得渗人。</w:t>
      </w:r>
    </w:p>
    <w:p w14:paraId="04BBB6C0">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指尖的冰冷触感真实得让人想哭。这不是梦。我回来了，回到陆辰动手杀我的前两小时。</w:t>
      </w:r>
    </w:p>
    <w:p w14:paraId="6F20F2F6">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上一世血淋淋的画面瞬间出现在我的脑海里，陆辰拿着我</w:t>
      </w:r>
      <w:del w:id="7" w:author="千千钰雨" w:date="2026-01-31T19:46:10Z">
        <w:r>
          <w:rPr>
            <w:rFonts w:hint="eastAsia" w:ascii="宋体" w:hAnsi="宋体" w:eastAsia="宋体" w:cs="宋体"/>
            <w:kern w:val="0"/>
            <w:sz w:val="24"/>
            <w:szCs w:val="24"/>
            <w:lang w:val="en-US" w:eastAsia="zh-CN" w:bidi="ar"/>
          </w:rPr>
          <w:delText>“</w:delText>
        </w:r>
      </w:del>
      <w:del w:id="8" w:author="千千钰雨" w:date="2026-01-31T19:46:04Z">
        <w:r>
          <w:rPr>
            <w:rFonts w:hint="default" w:ascii="宋体" w:hAnsi="宋体" w:eastAsia="宋体" w:cs="宋体"/>
            <w:kern w:val="0"/>
            <w:sz w:val="24"/>
            <w:szCs w:val="24"/>
            <w:lang w:val="en-US" w:eastAsia="zh-CN" w:bidi="ar"/>
          </w:rPr>
          <w:delText>被</w:delText>
        </w:r>
      </w:del>
      <w:ins w:id="9" w:author="千千钰雨" w:date="2026-01-31T19:46:07Z">
        <w:r>
          <w:rPr>
            <w:rFonts w:hint="eastAsia" w:ascii="宋体" w:hAnsi="宋体" w:eastAsia="宋体" w:cs="宋体"/>
            <w:kern w:val="0"/>
            <w:sz w:val="24"/>
            <w:szCs w:val="24"/>
            <w:lang w:val="en-US" w:eastAsia="zh-CN" w:bidi="ar"/>
          </w:rPr>
          <w:t>确诊</w:t>
        </w:r>
      </w:ins>
      <w:r>
        <w:rPr>
          <w:rFonts w:hint="eastAsia" w:ascii="宋体" w:hAnsi="宋体" w:eastAsia="宋体" w:cs="宋体"/>
          <w:kern w:val="0"/>
          <w:sz w:val="24"/>
          <w:szCs w:val="24"/>
          <w:lang w:val="en-US" w:eastAsia="zh-CN" w:bidi="ar"/>
        </w:rPr>
        <w:t>精神病</w:t>
      </w:r>
      <w:del w:id="10" w:author="千千钰雨" w:date="2026-01-31T19:46:11Z">
        <w:r>
          <w:rPr>
            <w:rFonts w:hint="eastAsia" w:ascii="宋体" w:hAnsi="宋体" w:eastAsia="宋体" w:cs="宋体"/>
            <w:kern w:val="0"/>
            <w:sz w:val="24"/>
            <w:szCs w:val="24"/>
            <w:lang w:val="en-US" w:eastAsia="zh-CN" w:bidi="ar"/>
          </w:rPr>
          <w:delText>”</w:delText>
        </w:r>
      </w:del>
      <w:r>
        <w:rPr>
          <w:rFonts w:hint="eastAsia" w:ascii="宋体" w:hAnsi="宋体" w:eastAsia="宋体" w:cs="宋体"/>
          <w:kern w:val="0"/>
          <w:sz w:val="24"/>
          <w:szCs w:val="24"/>
          <w:lang w:val="en-US" w:eastAsia="zh-CN" w:bidi="ar"/>
        </w:rPr>
        <w:t>的诊断书，笑着签了资产转让协议，还当着我的面把我爸妈的遗照扔进火盆，最后他俯身在我床边，戴着橡胶手套，往输液管里推那管让我死亡的透明液体。</w:t>
      </w:r>
    </w:p>
    <w:p w14:paraId="4D491D59">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“小烟，你别怪我。”他声音温柔，“顾家的钱我替你管着，这就送你去和爸妈团聚。”</w:t>
      </w:r>
    </w:p>
    <w:p w14:paraId="2A73780A">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毒药顺着血液涌入我的身体里，我连喊都喊不出，只记得他最后那个笑，斯文，从容，像在欣赏一件作品。</w:t>
      </w:r>
    </w:p>
    <w:p w14:paraId="3547BCE8">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这股疼痛让我瞬间清醒，我抬起手腕，盯着勒出红痕的束缚带，突然笑了。</w:t>
      </w:r>
    </w:p>
    <w:p w14:paraId="49822539">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陆辰大概想不到，他亲手送进精神病院的“傀儡”，会带着记忆回来。</w:t>
      </w:r>
    </w:p>
    <w:p w14:paraId="341C5028">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门外走廊传来脚步声，很轻，停在我病房前。黑影透过门上的玻璃窗晃了一下。和上一世一样，提前了两小时。上一世我吓得缩在墙角，被他们像拖牲口一样拖出去。我吸了口气，把手腕从束缚带的活扣里慢慢抽出来。</w:t>
      </w:r>
    </w:p>
    <w:p w14:paraId="6107A76F">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ins w:id="11" w:author="千千钰雨" w:date="2026-01-31T19:50:17Z"/>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窗外的天还是黑的。天亮之前，陆辰会亲自来医院，握着我的手说“小烟不怕”，然后当着医生的面，替我签下“自愿接受长期监护”的文件。</w:t>
      </w:r>
    </w:p>
    <w:p w14:paraId="0CE26A9A">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bookmarkStart w:id="0" w:name="_GoBack"/>
      <w:bookmarkEnd w:id="0"/>
      <w:r>
        <w:rPr>
          <w:rFonts w:hint="eastAsia" w:ascii="宋体" w:hAnsi="宋体" w:eastAsia="宋体" w:cs="宋体"/>
          <w:kern w:val="0"/>
          <w:sz w:val="24"/>
          <w:szCs w:val="24"/>
          <w:lang w:val="en-US" w:eastAsia="zh-CN" w:bidi="ar"/>
        </w:rPr>
        <w:t>上辈子我信了这副皮囊，才落得毒发身亡的下场。这辈子，我要亲手把这层皮撕下来。</w:t>
      </w:r>
    </w:p>
    <w:p w14:paraId="0662C83E">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ins w:id="12" w:author="千千钰雨" w:date="2026-01-31T19:46:54Z"/>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脚步声又响了，这次几乎贴着门。我松开掌心，看着手上渗血的月牙印，重新躺回床上，闭上眼睛。耳朵竖着，听门把转动的声音。“陆辰，你等着。血债血偿，这辈子，咱们慢慢算。”</w:t>
      </w:r>
    </w:p>
    <w:p w14:paraId="2B74E9EB">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ins w:id="13" w:author="千千钰雨" w:date="2026-01-31T19:46:54Z"/>
          <w:rFonts w:hint="eastAsia" w:ascii="宋体" w:hAnsi="宋体" w:eastAsia="宋体" w:cs="宋体"/>
          <w:kern w:val="0"/>
          <w:sz w:val="24"/>
          <w:szCs w:val="24"/>
          <w:lang w:val="en-US" w:eastAsia="zh-CN" w:bidi="ar"/>
        </w:rPr>
      </w:pPr>
    </w:p>
    <w:p w14:paraId="61074AEC">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p>
    <w:p w14:paraId="5AA3E0D5">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del w:id="14" w:author="千千钰雨" w:date="2026-01-31T19:46:57Z"/>
          <w:rFonts w:hint="default" w:ascii="宋体" w:hAnsi="宋体" w:eastAsia="宋体" w:cs="宋体"/>
          <w:kern w:val="0"/>
          <w:sz w:val="24"/>
          <w:szCs w:val="24"/>
          <w:lang w:val="en-US" w:eastAsia="zh-CN" w:bidi="ar"/>
        </w:rPr>
      </w:pPr>
      <w:del w:id="15" w:author="千千钰雨" w:date="2026-01-31T19:46:57Z">
        <w:r>
          <w:rPr>
            <w:rFonts w:hint="default" w:ascii="宋体" w:hAnsi="宋体" w:eastAsia="宋体" w:cs="宋体"/>
            <w:kern w:val="0"/>
            <w:sz w:val="24"/>
            <w:szCs w:val="24"/>
            <w:lang w:val="en-US" w:eastAsia="zh-CN" w:bidi="ar"/>
          </w:rPr>
          <w:delText>第2章：破门惊魂</w:delText>
        </w:r>
      </w:del>
    </w:p>
    <w:p w14:paraId="423716D1">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ins w:id="16" w:author="千千钰雨" w:date="2026-01-31T19:46:58Z"/>
          <w:rFonts w:hint="eastAsia" w:ascii="宋体" w:hAnsi="宋体" w:eastAsia="宋体" w:cs="宋体"/>
          <w:kern w:val="0"/>
          <w:sz w:val="24"/>
          <w:szCs w:val="24"/>
          <w:lang w:val="en-US" w:eastAsia="zh-CN" w:bidi="ar"/>
        </w:rPr>
      </w:pPr>
      <w:ins w:id="17" w:author="千千钰雨" w:date="2026-01-31T19:46:57Z">
        <w:r>
          <w:rPr>
            <w:rFonts w:hint="eastAsia" w:ascii="宋体" w:hAnsi="宋体" w:eastAsia="宋体" w:cs="宋体"/>
            <w:kern w:val="0"/>
            <w:sz w:val="24"/>
            <w:szCs w:val="24"/>
            <w:lang w:val="en-US" w:eastAsia="zh-CN" w:bidi="ar"/>
          </w:rPr>
          <w:t>2</w:t>
        </w:r>
      </w:ins>
    </w:p>
    <w:p w14:paraId="38787221">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ins w:id="18" w:author="千千钰雨" w:date="2026-01-31T19:46:58Z"/>
          <w:rFonts w:hint="eastAsia" w:ascii="宋体" w:hAnsi="宋体" w:eastAsia="宋体" w:cs="宋体"/>
          <w:kern w:val="0"/>
          <w:sz w:val="24"/>
          <w:szCs w:val="24"/>
          <w:lang w:val="en-US" w:eastAsia="zh-CN" w:bidi="ar"/>
        </w:rPr>
      </w:pPr>
    </w:p>
    <w:p w14:paraId="41F2CE91">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门把转动的声音</w:t>
      </w:r>
      <w:r>
        <w:rPr>
          <w:rFonts w:hint="eastAsia" w:ascii="宋体" w:hAnsi="宋体" w:eastAsia="宋体" w:cs="宋体"/>
          <w:kern w:val="0"/>
          <w:sz w:val="24"/>
          <w:szCs w:val="24"/>
          <w:highlight w:val="cyan"/>
          <w:lang w:val="en-US" w:eastAsia="zh-CN" w:bidi="ar"/>
          <w:rPrChange w:id="19" w:author="千千钰雨" w:date="2026-01-31T19:47:17Z">
            <w:rPr>
              <w:rFonts w:hint="eastAsia" w:ascii="宋体" w:hAnsi="宋体" w:eastAsia="宋体" w:cs="宋体"/>
              <w:kern w:val="0"/>
              <w:sz w:val="24"/>
              <w:szCs w:val="24"/>
              <w:lang w:val="en-US" w:eastAsia="zh-CN" w:bidi="ar"/>
            </w:rPr>
          </w:rPrChange>
        </w:rPr>
        <w:t>想</w:t>
      </w:r>
      <w:r>
        <w:rPr>
          <w:rFonts w:hint="eastAsia" w:ascii="宋体" w:hAnsi="宋体" w:eastAsia="宋体" w:cs="宋体"/>
          <w:kern w:val="0"/>
          <w:sz w:val="24"/>
          <w:szCs w:val="24"/>
          <w:lang w:val="en-US" w:eastAsia="zh-CN" w:bidi="ar"/>
        </w:rPr>
        <w:t>起，和上一世一模一样。</w:t>
      </w:r>
    </w:p>
    <w:p w14:paraId="053BA31B">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ins w:id="20" w:author="千千钰雨" w:date="2026-01-31T19:47:25Z"/>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紧接着是钥匙插进锁孔，金属摩擦的声音。三秒后，门开了，两个穿白色护工服的男人站在门口。</w:t>
      </w:r>
    </w:p>
    <w:p w14:paraId="585E6A06">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ins w:id="21" w:author="千千钰雨" w:date="2026-01-31T19:47:27Z"/>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“顾小姐，该走了。”</w:t>
      </w:r>
    </w:p>
    <w:p w14:paraId="788C21D6">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ins w:id="22" w:author="千千钰雨" w:date="2026-01-31T19:47:31Z"/>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走在前面那个国字脸开口，声音冷得像刚从冰柜里捞出来，“陆先生安排了专家会诊，车在楼下等着。”</w:t>
      </w:r>
    </w:p>
    <w:p w14:paraId="70006C0D">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他边说边往屋里走，后面那个瘦高个直接去解我脚踝的束缚带。</w:t>
      </w:r>
    </w:p>
    <w:p w14:paraId="0A454C89">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上一世我就是这样被他们一左一右架出去的，连鞋都没让穿。这次我慢吞吞坐起来，揉了揉手腕，故意把声音压得虚弱：“我……我头晕，能扶我一下吗？”</w:t>
      </w:r>
    </w:p>
    <w:p w14:paraId="6C4C50A9">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ins w:id="23" w:author="千千钰雨" w:date="2026-01-31T19:47:37Z"/>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国字脸皱眉，但还是伸手过来。就在他指尖快要碰到我胳膊的瞬间，我从床上弹起来，光着脚直接冲向门口！</w:t>
      </w:r>
    </w:p>
    <w:p w14:paraId="014CE8DE">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“拦住她！”身后吼声炸开。我没回头，直奔走廊尽头那个鲜红色的消防栓，用胳膊肘狠狠撞向玻璃罩！“哗啦！！”</w:t>
      </w:r>
    </w:p>
    <w:p w14:paraId="6709934B">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ins w:id="24" w:author="千千钰雨" w:date="2026-01-31T19:47:40Z"/>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刺耳的碎裂声炸开，整层楼的火灾警报器尖啸起来！红光疯狂闪烁，走廊瞬间乱成一团。</w:t>
      </w:r>
    </w:p>
    <w:p w14:paraId="4B4B9C31">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其他病房传来惊叫和拍门声，几个值班护士冲出来，愣在原地。“着火了？哪里着火了？！”混乱中，我闪身躲进楼梯间的阴影里，背靠着冰冷的墙，手伸进病号服内衬。</w:t>
      </w:r>
    </w:p>
    <w:p w14:paraId="0976090D">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ins w:id="25" w:author="千千钰雨" w:date="2026-01-31T19:47:44Z"/>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重生醒来的第一分钟，我就从床头柜的暗格里摸出了我的手机。陆辰以为他收走了所有通讯工具，他不知道这个暗格是我爸当年亲手给我装的。</w:t>
      </w:r>
    </w:p>
    <w:p w14:paraId="644A0F2B">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拇指划开屏幕，我快速按下快捷键1。铃声响到第三声，通了。</w:t>
      </w:r>
    </w:p>
    <w:p w14:paraId="0586530F">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ins w:id="27" w:author="千千钰雨" w:date="2026-01-31T19:47:49Z"/>
          <w:rFonts w:hint="eastAsia" w:ascii="宋体" w:hAnsi="宋体" w:eastAsia="宋体" w:cs="宋体"/>
          <w:kern w:val="0"/>
          <w:sz w:val="24"/>
          <w:szCs w:val="24"/>
          <w:lang w:val="en-US" w:eastAsia="zh-CN" w:bidi="ar"/>
        </w:rPr>
        <w:pPrChange w:id="26" w:author="千千钰雨" w:date="2026-01-31T19:47:49Z">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pPr>
        </w:pPrChange>
      </w:pPr>
      <w:r>
        <w:rPr>
          <w:rFonts w:hint="eastAsia" w:ascii="宋体" w:hAnsi="宋体" w:eastAsia="宋体" w:cs="宋体"/>
          <w:kern w:val="0"/>
          <w:sz w:val="24"/>
          <w:szCs w:val="24"/>
          <w:lang w:val="en-US" w:eastAsia="zh-CN" w:bidi="ar"/>
        </w:rPr>
        <w:t>“周叔，”我压着喘息，声音发颤，“陆辰勾结青山医院，要强行关我，伪造诊断书……救我，现在！”</w:t>
      </w:r>
    </w:p>
    <w:p w14:paraId="47B30913">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ins w:id="29" w:author="千千钰雨" w:date="2026-01-31T19:47:52Z"/>
          <w:rFonts w:hint="eastAsia" w:ascii="宋体" w:hAnsi="宋体" w:eastAsia="宋体" w:cs="宋体"/>
          <w:kern w:val="0"/>
          <w:sz w:val="24"/>
          <w:szCs w:val="24"/>
          <w:lang w:val="en-US" w:eastAsia="zh-CN" w:bidi="ar"/>
        </w:rPr>
        <w:pPrChange w:id="28" w:author="千千钰雨" w:date="2026-01-31T19:47:49Z">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pPr>
        </w:pPrChange>
      </w:pPr>
      <w:r>
        <w:rPr>
          <w:rFonts w:hint="eastAsia" w:ascii="宋体" w:hAnsi="宋体" w:eastAsia="宋体" w:cs="宋体"/>
          <w:kern w:val="0"/>
          <w:sz w:val="24"/>
          <w:szCs w:val="24"/>
          <w:lang w:val="en-US" w:eastAsia="zh-CN" w:bidi="ar"/>
        </w:rPr>
        <w:t>电话那头周谨言的声音绷紧：“位置发我，撑住十分钟！”</w:t>
      </w:r>
    </w:p>
    <w:p w14:paraId="21AC8983">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Change w:id="30" w:author="千千钰雨" w:date="2026-01-31T19:47:49Z">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pPr>
        </w:pPrChange>
      </w:pPr>
      <w:r>
        <w:rPr>
          <w:rFonts w:hint="eastAsia" w:ascii="宋体" w:hAnsi="宋体" w:eastAsia="宋体" w:cs="宋体"/>
          <w:kern w:val="0"/>
          <w:sz w:val="24"/>
          <w:szCs w:val="24"/>
          <w:lang w:val="en-US" w:eastAsia="zh-CN" w:bidi="ar"/>
        </w:rPr>
        <w:t>话音未落，一只大手从后面揪住我头发！手机脱手飞出去，摔在墙角。我被那股力道掼在墙上，脸贴着冰冷的瓷砖，余光看见国字脸狞笑的脸：“跑啊？继续跑啊！”</w:t>
      </w:r>
    </w:p>
    <w:p w14:paraId="3CC4B217">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ins w:id="31" w:author="千千钰雨" w:date="2026-01-31T19:49:53Z"/>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瘦高个捡起我的手机，看了一眼屏幕，摁灭。</w:t>
      </w:r>
    </w:p>
    <w:p w14:paraId="471CAEC0">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“陆先生说，您病得不轻。”他凑近我耳边，声音低得像毒蛇吐信，“得治。”我被他们反拧着胳膊往病房拖，挣扎间瞥向窗外。</w:t>
      </w:r>
    </w:p>
    <w:p w14:paraId="2D527136">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ins w:id="32" w:author="千千钰雨" w:date="2026-01-31T19:49:58Z"/>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楼下停车场，一辆黑色的宾利刚停稳。后车窗降下一半，陆辰戴着墨镜的脸朝上仰着，正对着我这层楼。隔着五层楼的距离，我看见他嘴角勾了一下。</w:t>
      </w:r>
    </w:p>
    <w:p w14:paraId="056BB159">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那是一种猎物入笼的、稳操胜券的笑。我默念着：“周谨言，十分钟。你最好来得及。”</w:t>
      </w:r>
    </w:p>
    <w:p w14:paraId="18AF0172">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第3章：绝地反制</w:t>
      </w:r>
    </w:p>
    <w:p w14:paraId="417B02AC">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我被按回病房的第七分钟，走廊传来了密集的脚步声。不是护工的软底鞋，是皮鞋踩在大理石地面上的清脆声响，节奏很快，至少五六个人。</w:t>
      </w:r>
    </w:p>
    <w:p w14:paraId="7D8219B0">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国字脸警觉地回头，手还死死拧着我的胳膊。下一秒，病房门被推开。周谨言一身深灰色西装站在门口，身后跟着三名提着公文包的律师，还有两个穿着制服的公证处工作人员。他目光扫过我被拧红的手腕，脸色沉了下来。</w:t>
      </w:r>
    </w:p>
    <w:p w14:paraId="56E9C3D9">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放开她。”周谨言声音不高，每个字都砸在地上，“青山医院未经法定程序、无合法强制医疗文书，对具有完全民事行为能力的公民实施人身控制，我现在代表我的当事人顾烟女士，正式提出抗议并保留追究法律责任的权利。”</w:t>
      </w:r>
    </w:p>
    <w:p w14:paraId="45F65B34">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律师立刻上前，递出一份文件副本：“这是顾烟女士的身份证件复印件及委托书，我们要求立即查验贵院所谓的‘强制治疗依据’。”国字脸慌了，看向瘦高个。瘦高个硬着头皮开口：“我们是按程序……”“程序？”周谨言打断他，从律师手里接过另一份文件，“这是区卫健委的备案记录，青山医院过去两年内共收到三起违规强制收治投诉，其中两起被查实。需要我当场念出来吗？”</w:t>
      </w:r>
    </w:p>
    <w:p w14:paraId="4178B258">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走廊里鸦雀无声。一道温和带笑的声音从人群后面传过来：“小烟，别闹了。”</w:t>
      </w:r>
    </w:p>
    <w:p w14:paraId="6532E038">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人群分开，陆辰缓步走进来，脸上挂着那副我熟悉又恶心的关切表情。他伸手想摸我的头，被我侧身躲开。“周律师，您别误会。”陆辰转向周谨言，语气诚恳，“小烟父母刚走，她情绪一直不稳，昨晚甚至出现幻觉，我是实在担心，才请医院的朋友帮忙看看。都是为了她好。”</w:t>
      </w:r>
    </w:p>
    <w:p w14:paraId="35F5604A">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他说“看看”的时候，目光落在我身上，眼底那丝没藏好的诧异，被我精准捕捉。他没想到周谨言来得这么快，更没想到，我还有后手。我挣开国字脸已经松懈的手，走到病房那张小桌子前，从抽屉里拿出那只旧手机屏幕已经碎了，但还能用。我点开录音文件，按下播放键。</w:t>
      </w:r>
    </w:p>
    <w:p w14:paraId="1214C827">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辰的声音从扬声器里传出来，清晰、冷静，带着谈判时特有的算计：“……李院长放心，诊断书按‘重度创伤后精神障碍伴妄想’开，只要把人扣住，监护权申请稳过。顾家那家科技公司的股权，事成之后，我按之前谈好的比例……”</w:t>
      </w:r>
    </w:p>
    <w:p w14:paraId="341239AE">
      <w:pPr>
        <w:keepNext w:val="0"/>
        <w:keepLines w:val="0"/>
        <w:pageBreakBefore w:val="0"/>
        <w:widowControl/>
        <w:suppressLineNumbers w:val="0"/>
        <w:kinsoku/>
        <w:wordWrap/>
        <w:overflowPunct/>
        <w:topLinePunct w:val="0"/>
        <w:autoSpaceDE/>
        <w:autoSpaceDN/>
        <w:bidi w:val="0"/>
        <w:adjustRightInd/>
        <w:snapToGrid/>
        <w:spacing w:line="560" w:lineRule="exact"/>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录音到这里，我按了暂停。</w:t>
      </w:r>
    </w:p>
    <w:p w14:paraId="2D76616F">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病房里死一般的寂静，陆辰脸上的笑容一点点僵住。周谨言适时递上另一份文件：“巧了，今天早上，顾烟女士在第三人民医院做了全套心理评估，这是加盖公章的正式报告情绪稳定，认知清晰，无精神障碍指征。”</w:t>
      </w:r>
    </w:p>
    <w:p w14:paraId="66CD7040">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他把那份报告，和瘦高个刚才匆匆递过来的、青山医院出具的“重度妄想”诊断书，并排放在桌面上。白纸黑字，尖锐对立。陆辰的喉结滚动了一下，再开口时，语气软了：“小烟，你误会了，我只是怕你受刺激，想给你找个安静的地方休养……”</w:t>
      </w:r>
    </w:p>
    <w:p w14:paraId="397212CD">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休养？”我打断他，往前一步，直直盯着他的眼睛，“陆辰哥，你昨天向公证机构提交临时监护权申请的时候，申请材料里写的可是‘鉴于被监护人精神状况不稳定，需进行封闭式治疗管理’，这‘封闭式’三个字，你说是什么意思呢？”我顿了顿，声音放轻，字字戳心：“你是想把我关起来，对吗？”</w:t>
      </w:r>
    </w:p>
    <w:p w14:paraId="0998F6CB">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这句话像一把刀子，直接捅破了那层虚伪的窗户纸。站在周谨言身后的那位公证员代表，脸色沉了下来，他拿起手机，走到走廊去打电话。陆辰张了张嘴，想辩解，却发现所有人的目光都像针一样扎在他身上。他第一步棋，砸了。我心里清楚，这只是开始。陆辰站在窗前，看着楼下陆续开走的车，侧脸在阴影里绷成一条线。他回头看了我一眼，那眼神里没了伪装，只剩下赤裸的危险。我知道，把他逼到这一步，他接下来的反扑，只会更狠。</w:t>
      </w:r>
    </w:p>
    <w:p w14:paraId="36BF9076">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第4章：上门逼宫</w:t>
      </w:r>
    </w:p>
    <w:p w14:paraId="1A35391F">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辰的反扑，来得更快，也更阴。第二天上午十点，门铃响了。监控里，陆辰一身休闲西装站在门口，脸上又挂起了那副无懈可击的温和面具。他身边站着一个穿米色套装、妆容精致的女人，手里提着印有“心语心理咨询”logo的公文包。</w:t>
      </w:r>
    </w:p>
    <w:p w14:paraId="1BC22413">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拉开门。“小烟，”陆辰语气自然得像昨天什么都没发生，“这位是林薇林医生，国内知名的创伤后心理疏导专家。我知道你心里苦，特意请林医生来给你做个免费咨询，疏导一下情绪。”他说着就往里走，姿态熟稔如同回自己家。</w:t>
      </w:r>
    </w:p>
    <w:p w14:paraId="256A6C5D">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林薇对我微微一笑，笑容标准却没什么温度：“顾小姐，别紧张，我们就是聊聊天。”我攥着门把手的手指收紧。免费？专家？骗鬼呢。这根本就是个阴谋，陆辰是吃准了我不敢当着“权威专家”的面激烈抗拒，否则“情绪不稳、抗拒治疗”的帽子扣下来，正好坐实他监护权申请里的说辞。那些本就观望的股东听到风声，只会加速倒向他。</w:t>
      </w:r>
    </w:p>
    <w:p w14:paraId="60D1D2FA">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我垂下眼，再抬头时，眼眶微微泛红，声音带着点怯：“谢谢陆辰哥，这个时候你还还想着我。”我侧身让他们进来，手指无意识地绞着衣角，把一个失去双亲后惶恐无依的孤女演得入木三分。</w:t>
      </w:r>
    </w:p>
    <w:p w14:paraId="678F489B">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陆辰眼底掠过一丝满意，他拍了拍我的肩：“那你好好和林医生聊，我公司还有事，就不打扰了。”他转向林薇，语气郑重，“林医生，麻烦您了。”</w:t>
      </w:r>
    </w:p>
    <w:p w14:paraId="12AC3767">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门一关，客厅里只剩下我和林薇。她从包里拿出一个看起来像普通笔记本的装置，放在茶几上，按下某个不起眼的按钮，指示灯微不可察地亮了一下。“顾小姐，我们随便聊聊。”她声音放柔，“就从你父母出事那天开始，好吗？想到什么说什么，不要有压力。”</w:t>
      </w:r>
    </w:p>
    <w:p w14:paraId="68634B2E">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我点头，配合地陷入回忆，语气飘忽，偶尔哽咽，说到伤心处还适时地掉了几滴眼泪。林薇一边记录，一边用那种专业又带着怜悯的眼神看着我，引导我说出更多细节。整个过程，我温顺得像只兔子。</w:t>
      </w:r>
    </w:p>
    <w:p w14:paraId="0B3052A2">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一个小时后，咨询“愉快”的结束了。林薇收起了设备，安慰了我几句，便告辞离开。我站在窗前，看着她坐进陆辰安排的车里离开，脸上那点脆弱瞬间褪得干干净净。</w:t>
      </w:r>
    </w:p>
    <w:p w14:paraId="2AC53D1E">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转身拿起手机，打给周谨言。“周叔，陆辰刚才带了个心理医生来，录了音。”我语速很快，“他想要‘异常言论’的证据。我需要一份真正权威的、能堵住所有人嘴的报告。”“明白。”周谨言反应极快，“你父母的老友，张明启教授，国内精神科泰斗，由他出面的评估报告是最有分量。我马上联系他，只是该用什么理由呢？”</w:t>
      </w:r>
    </w:p>
    <w:p w14:paraId="1A870AB0">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想了想：“就说我父母突然离世，情绪波动影响企业决策，股东担忧，需要一份权威心理状态评估来稳定局面。”当天下午三点，我在张教授所在的研究所完成了全套专业评估。接着，一份盖着红色公章、结论为“情绪稳定，认知功能完整，无精神病性症状”的正式报告，到了我手里。我连夜将这份报告，连同张教授的资历简介、评估过程公证记录，整合成一份完整的医学证据链，发给了周谨言和几位核心股东。</w:t>
      </w:r>
    </w:p>
    <w:p w14:paraId="154F8E37">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辰以为他下了步好棋，却不知道，我正好借他这阵东风，把最坚实的盾牌立了起来。但我知道，以他的性格，绝不会只有这一手。手机屏幕亮起，周谨言发来一条信息：“刚收到消息，陆辰明天会去见‘昌达科技’的王总。王总是你父亲多年的合作伙伴，也是公司目前最大的客户之一。”我盯着那条信息，心沉下去。陆辰的刀，从来不止一把。精神评估是虚招，动摇企业根基，才是他的实棋。</w:t>
      </w:r>
    </w:p>
    <w:p w14:paraId="6D5290CD">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第5章：咨询陷阱</w:t>
      </w:r>
    </w:p>
    <w:p w14:paraId="30FE91E4">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林薇的第二次“咨询”，安排在两天后。这次是在她的工作室，私密、安静，背景墙上还挂着各种资质证书，无懈可击。我依旧扮演着那个需要倾诉的孤女角色。林薇的提问，开始精准地往深处切。“顾小姐，上次我们谈到你父母的车祸，你似乎很回避某些细节……比如，车祸真的是意外吗？”她身体前倾，眼神里带着探究，“有没有那么一瞬间，你觉得……有人是针对你们家来的？”</w:t>
      </w:r>
    </w:p>
    <w:p w14:paraId="4B6130B7">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我心底冷笑，面上适时地露出一丝惶恐，手指攥紧了衣角，声音发颤：“我……我不知道。有时候晚上睡不着，会胡思乱想……爸爸妈妈那么突然就走了，留下那么大的公司和遗产，会不会，会不会有人……”</w:t>
      </w:r>
    </w:p>
    <w:p w14:paraId="51661835">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停在这里，抬起湿漉漉的眼睛看着她，像个受惊后渴望指引的小动物。林薇眼中闪过一丝光芒，语气更加温和，带着诱哄：“会不会有人怎样？顾小姐，这里很安全，你可以把恐惧说出来。”她放在桌下的手，轻轻动了一下。</w:t>
      </w:r>
    </w:p>
    <w:p w14:paraId="14A0BC0E">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瞥见她耳机线连着的，是那个伪装成笔记本的录音设备。我吸了口气，像是鼓足了勇气，声音压得极低，低到几乎成为气音：“林医生，你弟弟林浩……昨晚在‘金豪’赌场后巷被追债的样子，我让人拍下来了。”</w:t>
      </w:r>
    </w:p>
    <w:p w14:paraId="0362EC60">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林薇脸上的职业微笑瞬间僵住，血色从她脸颊褪去。我没给她反应的时间，继续用轻柔却冰冷的语调：“断了起码两根肋骨吧？真可怜。听说他欠的不是赌场，是经过几道手、最后挂在你名下的高利贷？更可怜的是，陆辰好像明确说了，这笔烂账……他不管。”</w:t>
      </w:r>
    </w:p>
    <w:p w14:paraId="674BE32D">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只听见“啪嗒”一声。林薇手里转动的笔掉在了地上。她瞪大眼睛看着我，嘴唇颤抖，那副从容专业的面具碎得干干净净，只剩下被戳穿最肮脏秘密的惊骇。</w:t>
      </w:r>
    </w:p>
    <w:p w14:paraId="08B30434">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靠回椅背，平静地迎视她的目光，方才的怯懦荡然无存。“林医生，”我拿起她掉落的笔，轻轻放回桌上，“现在，我们可以真正‘安全’地聊聊天了吗？”林薇的胸口剧烈起伏，她伸手想去关录音设备。“别关。”我制止她，笑了笑，“留着吧。录下我们接下来的对话，对你……或许更有用。”</w:t>
      </w:r>
    </w:p>
    <w:p w14:paraId="2410DA11">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手机震动，屏幕亮起，是周谨言发来的紧急消息：“确认了，陆辰上午以‘遗产事务临时管理人’身份，私下约见了昌达王总，给出了比我们现行合同低15%的报价意向。王总秘书透露，王总有些动摇。”“15%的让利？陆辰这是不惜血本也要撕开缺口。”</w:t>
      </w:r>
    </w:p>
    <w:p w14:paraId="7E1CD238">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放下手机，看向脸色惨白、精神几近崩溃的林薇。“策反她，拿到陆辰指使她伪造证据的确凿录音，是当下打破僵局、阻止客户流失最有效的办法。但眼前这个女人，被恐惧和债务捆绑，真的会为了我给出的条件，反咬陆辰一口吗？”</w:t>
      </w:r>
    </w:p>
    <w:p w14:paraId="0FC085FE">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拿起自己的手机，调出一张照片，推到林薇面前。那是本市最好私立医院的VIP病房预约确认函，患者姓名：林浩。“你弟弟的伤，需要立刻住院。他的白血病配型，我也在北京骨髓库那边打了招呼。”我的声音不带感情，“是继续给陆辰当枪，看着他把你和你弟弟一起推进火坑，还是拿钱治病，还债，顺便给自己找条活路？”林薇死死盯着那张预约单，肩膀发抖。她张了张嘴，并没发出声音。</w:t>
      </w:r>
    </w:p>
    <w:p w14:paraId="40517C97">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墙上，挂钟的秒针在滴答滴答作响。我知道她在挣扎，也在权衡。陆辰的控制和威胁是眼前的魔鬼，而我给出的，是充满未知却带着诱惑的逃生通道。时间一分一秒过去，每一秒，都意味着昌达的王总可能离陆辰更近一步。我耐心等待着，指尖敲击桌面。究竟能不能扭转局面，就看林薇的了。</w:t>
      </w:r>
    </w:p>
    <w:p w14:paraId="584D2BDD">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第6章：筹码置换</w:t>
      </w:r>
    </w:p>
    <w:p w14:paraId="6500C4EE">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林薇的呼吸声在安静的咨询室里清晰可闻，粗重、颤抖。她盯着那张医院预约单，眼神剧烈挣扎。我挪开预约单，从包里推过去一张银行卡，声音平静：“密码六个8。里面五十万，这够你弟弟住进VIP病房，也能先还上一半赌债，让追债的人离他远点。”</w:t>
      </w:r>
    </w:p>
    <w:p w14:paraId="19FF236D">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林薇的指尖触到冰冷的卡片，猛地一缩。“不够，对吗？”我点开手机，调出昨晚收到的完整视频，推到她面前。画面里，她弟弟林浩在昏暗的后巷被几人围殴，惨叫和骨头闷响。“你心里清楚，陆辰为什么找上你。不是因为你是什么‘权威专家’，而是因为你有个烂赌又患病的弟弟，你好拿捏，出了事也能用‘家庭纠纷’遮掩过去。”</w:t>
      </w:r>
    </w:p>
    <w:p w14:paraId="4C9E018E">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她肩膀塌了下去，最后一点强撑的力气也没了。“顾小姐……”她声音嘶哑，带着绝望的哭腔，“我不能背叛陆辰，他会弄死我弟弟的”。“你要知道，就算他不弄死，高利贷也会的。”我打断她，抛出最后，也是最重的筹码，“你弟弟的白血病，需要配型。我已经联系了北京骨髓库，所有相关配型资源的优先使用权和后续治疗费用，我全包。条件是”我盯着她的眼睛，“我要陆辰让你做的一切，原原本本说出来，交出来。”</w:t>
      </w:r>
    </w:p>
    <w:p w14:paraId="757CA3BE">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全包……治疗？”林薇抬头，死寂的眼里迸出一丝光，随即又被巨大的恐惧吞没。“林医生，你只有三十秒考虑。”我看了眼手机时间，“三十秒后，这段视频和你弟弟的债务明细，会出现在你工作的医院和卫健委的举报邮箱里，到时候，你失去的就不只是陆辰这条‘生路’了。”林薇崩溃地捂住脸，泪水从指缝涌出，</w:t>
      </w:r>
    </w:p>
    <w:p w14:paraId="5B508C2B">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“是陆辰！他一个月前找到我，用我弟弟的债务和病威胁我！让我以咨询为名接近你，引导你说出有被害妄想倾向的话，录下来……作为你‘精神异常’的证据，好帮他申请到对你的完全监护权！”</w:t>
      </w:r>
    </w:p>
    <w:p w14:paraId="11C9C26A">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她颤抖着手，从自己包里摸出一支纤细的录音笔，推过来：“这……这里面有上次他威胁我的通话录音，还有他给我转账的记录……”我接过，按下播放键。陆辰冰冷带笑的声音传出：“……林医生，事情办好，你弟弟的债我帮你还一半。办不好，你知道后果。”</w:t>
      </w:r>
    </w:p>
    <w:p w14:paraId="03E0E2B5">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关掉录音，看向几乎虚脱的林薇：“今天我们的谈话，包括你给我的东西，不会有第三个人知道来源。你弟弟明天可以入院，配型搜索今晚就会启动。”离开咨询室，坐进车里，我才感到指尖微微发麻。握着那支小小的录音笔，里面是足以撕破陆辰伪善面具的铁证。</w:t>
      </w:r>
    </w:p>
    <w:p w14:paraId="124781B4">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立刻拨通周谨言的电话：“周叔，拿到东西了。把陆辰威胁心理医生伪造证据的录音，剪辑关键部分，同步给所有核心股东。”“另外，”我补充道，“林薇透露，陆辰正在疯狂追查一个叫王勇的人，应该是当年的肇事司机。他想灭口。”电话那头，周谨言的声音沉了下去：“我明白了。股东这边我来处理。王勇，我会想办法尽快找到他。”</w:t>
      </w:r>
    </w:p>
    <w:p w14:paraId="287251AD">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一小时后，周谨言反馈，录音在股东间引起轩然大波，原本摇摆的几人态度立刻鲜明，陆辰私下接触客户的动作也被紧急叫停。陆辰打来的电话在傍晚响起，铃声尖锐。我接起，他没像往常那样伪装，声音里压着寒冰：“顾烟，你好狠。”电话被挂断，我知道，把他逼到这一步，他不会再按规则出牌了。下一招，必定是你死我活。</w:t>
      </w:r>
    </w:p>
    <w:p w14:paraId="6548E436">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第7章：证据遭劫</w:t>
      </w:r>
    </w:p>
    <w:p w14:paraId="14507A7A">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很快王勇就被周谨言找到了，这个销声匿迹两年的货车司机，正躲在邻市一个破烂网吧当网管。周谨言出示了我父母照片和部分证据后，这个被愧疚和恐惧折磨了七百多天的男人，蹲在地上捂着脸哭了。</w:t>
      </w:r>
    </w:p>
    <w:p w14:paraId="3409A3D4">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他交出一个用油布裹了好几层的铁盒，里面是半张烧焦变形的行车记录仪内存卡，和几块破碎的芯片。“就……就剩这些了。”王勇声音发抖，“那天车祸后，我吓坏了，把记录仪砸碎扔进了路边水沟。后来，我又偷偷捡回来这点碎片。陆、陆辰后来找到我，逼我交出东西，我给了，但偷偷留了这一半。我知道我对不起顾老板，可他们用我老婆孩子威胁我，我也没有办法啊”</w:t>
      </w:r>
    </w:p>
    <w:p w14:paraId="17736A25">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周谨言连夜将王勇安置到安全的地方，带着那半份残存的关键证据赶回市内。我们需要尽快找权威机构修复和鉴定，赶在陆辰之前，用这份证据说服昌达科技续签合同，稳住企业现金流。周谨言亲自开车，带着证据前往合作的司法鉴定中心。上午十点十五分，周谨言的电话没来，一个陌生号码的视频请求弹到我手机上。我接通后，画面晃动，接着对准了一个昏暗的废弃仓库。周谨言被绑在生锈的铁架床上，嘴被胶带封住，额头有血迹，眼睛睁着，死死盯着镜头。</w:t>
      </w:r>
    </w:p>
    <w:p w14:paraId="74F99625">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镜头一转，陆辰的脸出现在屏幕里，背景是仓库斑驳的水泥墙。他脸上没有任何伪装，只有赤裸的阴狠和得意。“小烟，看到你的好周叔了吗？”他声音带着残忍的笑意，“你手里的那点破碎片，还有这个老东西的命，现在都在我手里。”</w:t>
      </w:r>
    </w:p>
    <w:p w14:paraId="3AAC1F00">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他挥了挥手，旁边一个脸上带疤的男人将一个熟悉的铁盒子扔在地上，踩得粉碎正是王勇交出的那个。“想要就他，就给我把顾家遗产的代管授权，还有你在科技公司的核心股权转让书准备好。”陆辰凑近镜头，“今天下午三点，你一个人带着空白的文件，到西郊老木材厂来换。别耍花样，也别想着报警，不然，后果你应该想得到。”他顿了顿，嘴角勾起一个弧度：“我留了人盯着警局呢，顾烟，只要你敢动一下，我就先寄周律师的一根手指给你，我说到做到。”</w:t>
      </w:r>
    </w:p>
    <w:p w14:paraId="5C972533">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视频戛然而止。冰冷的窒息感扼住了我的喉咙。一边是周叔的命和仅存的证据，一边是父母留下的企业和无数人的信任。我闭上眼，上一世的记忆碎片翻涌而出。陆辰处理“脏事”有个习惯：喜欢亲自在场“监工”，并且，一定会给自己留一条不为人知的逃生通道。究竟在哪儿呢，对，就在老木材厂，那条通道应该在……”</w:t>
      </w:r>
    </w:p>
    <w:p w14:paraId="4B53FB85">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我睁开眼，迅速抓起另一部备用手机。“既然陆辰想要我乱，想要我孤注一掷。那我就将计就计。”我先给他回了一条短信，语气慌乱妥协：“别伤害周叔！文件我准备！下午三点，我保证一个人去！”</w:t>
      </w:r>
    </w:p>
    <w:p w14:paraId="1923C106">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用备用手机，给一个没有保存却牢记于心的号码，发出了预设的求救代码。我打给了刚刚被我捏住软肋、此刻必须站在我这边的人林薇。“林医生，”我声音冷静，“需要你再‘帮’陆辰一个忙。你告诉他，你偷听到我还有一个备份证据，藏在……”，我报出一个地点，那是通往老木材厂的必经之路。</w:t>
      </w:r>
    </w:p>
    <w:p w14:paraId="47E05E7F">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你主动提出，替他把‘备份’取回来送过去。记住，下午两点四十五分，准时出现在那里，穿上我让人送你的那件红外套。”林薇在电话那头声音发颤，：“我……我明白了。”陆辰以为他捏住了我的死穴，却不知道，他正一步步走进我为他重设的，上一世记忆里的死局。下午三点，木材厂，这一切该了结了。</w:t>
      </w:r>
    </w:p>
    <w:p w14:paraId="23D7B270">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第8章：余险未消</w:t>
      </w:r>
    </w:p>
    <w:p w14:paraId="73E46C09">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仓库那一局，我们赢了，但只赢了一半。</w:t>
      </w:r>
    </w:p>
    <w:p w14:paraId="2F11F68F">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周谨言就救出来了，额头的伤缝了五针。从他拼死护住的怀里，我们保住了了几片沾着血迹的行车记录仪碎片。但最关键的核心存储部分，被陆辰带着从那条隐秘的排水管道逃走了。警方正在通缉他，但这需要时间，</w:t>
      </w:r>
    </w:p>
    <w:p w14:paraId="064D6DF0">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昌达科技王总的最后通牒，像个倒计时的炸弹，悬在头顶：“顾小姐，我们很同情你的遭遇，但生意是生意。这样吧，我给你三天时间，，三天，如果三天内还看不到能说服我们的有效证据，明年的合作协议，我们只能另作考虑了。”</w:t>
      </w:r>
    </w:p>
    <w:p w14:paraId="666A971E">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果然，和我猜想的一样，林薇被陆辰严密监控起来了。她不敢再直接联系我，只能在一次例行“远程情绪关怀”的电话里，用颤抖的声音，夹杂着看似平常的咨询问话，传递出暗号：“顾小姐，最近睡眠怎么样？有没有特别消极、觉得一切都无法挽回的念头？比如说，感觉‘离开’是一种解脱？”“如果独处时情绪特别低落，身边又恰好有某些‘药物’……一定要警惕那种冲动啊。”每一个词，都让我后背发凉。这根本不是咨询，这是陆辰在通过林薇的嘴，向我发出死亡预告，同时试探我的防备。</w:t>
      </w:r>
    </w:p>
    <w:p w14:paraId="4C7B27D8">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上一世被他伪造自杀、冰冷躺在浴缸里的画面，冲进了我的脑海。他想让我“合理”地消失。我握着手机，指尖冰凉，脑子高速运转。恐惧没用，愤怒也没用。他想要我“独处时情绪崩溃”，那我就给他这个假象。</w:t>
      </w:r>
    </w:p>
    <w:p w14:paraId="336C248F">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给陆辰那个早已被监听的号码，发了一条示弱的信息，语气颓丧，带着惊魂未定的惶恐：“陆辰哥，仓库的事之后，我只要一个人待着就心慌得厉害，总觉得哪里都不安全。我想把家里监控都关了，一个人静几天，你别来找我，也别让别人来，让我自己待着，好吗？”</w:t>
      </w:r>
    </w:p>
    <w:p w14:paraId="30FBE952">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但我知道，他收到了，也信了。一个受惊过度、主动关闭监控、寻求封闭自我的猎物，正是他制造“自杀现场”最完美的前提。我立刻叫来周谨言。“周叔，家里所有明面的监控，今晚‘意外故障’。但我要你在每个关键角落，客厅、卧室、厨房，尤其是我的床头，安装最新的、直连云端和警方系统的隐蔽微型摄像头。”“另外，”我顿了顿，“联系我大学时关系最好的同学沈琳，就说我心情极度糟糕，需要人陪伴，请她来家里住几天。但要‘无意间’透露给她，我因为情绪问题，可能会在某个晚上让她先去客房睡，我需要‘独处空间’。”</w:t>
      </w:r>
    </w:p>
    <w:p w14:paraId="55929612">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周谨言瞬间明白了我的意图：“顾小姐，你这是要请君入瓮，然后……人赃并获？”“不止。”我看向窗外沉沉的夜色，“我要把他‘伪造自杀’的企图，和他之前劫持你、抢夺证据的行为，在警方那里钉成一条完整的证据链。还要借此，再为我们争取一点说服昌达的时间。”</w:t>
      </w:r>
    </w:p>
    <w:p w14:paraId="69364185">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一切都安排就绪之后，我像个耐心的猎人，静静待在布置好的陷阱中央。沈琳已经住进来了，正担心地陪我看着无聊的综艺。客厅主监控的指示灯，悄然熄灭。“陆辰，你会来吗？”我低头，看着手机上依然没有回复的对话框。</w:t>
      </w:r>
    </w:p>
    <w:p w14:paraId="1D418AAA">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第9章：人赃俱获</w:t>
      </w:r>
    </w:p>
    <w:p w14:paraId="588CD67B">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陆辰来得比我预计的更快。深夜两点，万籁俱寂。沈琳被我以“想一个人看会儿书静一静”为由，劝回了客房休息。整栋别墅，只有我卧室还亮着一盏昏暗的阅读灯。</w:t>
      </w:r>
    </w:p>
    <w:p w14:paraId="6ACDA5B1">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云端监控的实时画面，无声地投射在我藏在被子下的平板电脑上。屏幕分割成九个格子。凌晨三点零七分，后院工具间那个鲜少使用的小侧门，黑影轻轻一动。一个戴着黑色手套、动作灵巧的身影，正悄悄地滑了进来。</w:t>
      </w:r>
    </w:p>
    <w:p w14:paraId="6B588049">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是陆辰，他对这栋房子的熟悉程度，不亚于我。他熟门熟路地避开地板几处老旧的、会发出异响的位置，径直上楼，来到我卧室门外。侧耳倾听片刻，他拿出一套专业的开锁工具，几乎没有发出任何声音，只听见门锁舌咔哒一声轻响，门开了，我闭着眼，呼吸均匀。</w:t>
      </w:r>
    </w:p>
    <w:p w14:paraId="4B6912C8">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辰走到我床边，俯身，仔细看了看我的脸，确认我“睡熟”了。然后，他开始了他的表演。他先从怀里掏出一张折叠好的纸，轻轻放在我的床头柜上。高清摄像头清晰拍到了抬头的字：《绝笔》，至于内容不用看也知道，是充满绝望情绪、逻辑混乱的“遗书”，笔迹模仿得足以乱真。接着，他拿出一个装有白色粉末的小密封袋，旋开我床头那罐标注着“安神茶”的茶叶罐，将粉末全部倒了进去，仔细摇晃均匀。最后，他将茶叶罐摆回原位，旁边还放了一个空水杯。</w:t>
      </w:r>
    </w:p>
    <w:p w14:paraId="5BA6AF59">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整个过程，他冷静、熟练、有条不紊。布置完一切，他甚至还站在床边，欣赏了一下自己的“杰作”，嘴角勾起一抹得意。他转身，准备离开。我突然坐起，同时按下了藏在枕头下的微型报警器。尖锐的警报声并未在屋内响起，而是直接连通了小区保安室和辖区派出所。我提高音量，对着门外喊：“琳琳！你是不是起来了？我好像听到客厅有声音！”</w:t>
      </w:r>
    </w:p>
    <w:p w14:paraId="1ECDD3E2">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早已等在客房的沈琳立刻会意，打开客房灯，趿拉着拖鞋走到客厅，把电视打开，音量调大，故意大声说：“烟烟，你还没睡啊？我起来喝口水，顺便看会儿电视！”</w:t>
      </w:r>
    </w:p>
    <w:p w14:paraId="25D16C35">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突然响起的电视声和聊天声，让正准备下楼的陆辰身形一僵！他瞬间意识到不对劲我不是独自在家！他冲向卧室，想去抓那封遗书和茶叶罐销毁证据，但已经晚了。“砰！”大门被从外面撞开，刺眼的手电光柱和警察的厉喝同时涌入：“警察！不许动！”陆辰的手僵在半空，离那罐茶叶只有几厘米。他脸色在强光下惨白，缓缓转过身。</w:t>
      </w:r>
    </w:p>
    <w:p w14:paraId="111C5B27">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穿着睡衣，在沈琳的陪伴下走出卧室，指着陆辰，声音清晰而冰冷：“警察同志，就是他！陆辰！他非法潜入我家，伪造我的遗书，在我的茶叶里下药，想制造我自杀的假象！他还涉嫌策划绑架我的律师周谨言，抢夺重要证据！”</w:t>
      </w:r>
    </w:p>
    <w:p w14:paraId="6A8923E5">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警察迅速上前控制住陆辰，当场搜出了他身上的开锁工具、剩余的安眠药粉末包，以及床头那封“遗书”和被动过手脚的茶叶罐。带队警官的手机上，同步接收到了周谨言刚刚传送过来的、陆辰此前劫持人质及本次潜入作案全过程的云端监控录像。</w:t>
      </w:r>
    </w:p>
    <w:p w14:paraId="0ED7D0A5">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证据链在这一刻，已经彻底闭环了。陆辰被反铐着带出大门时，回头，那双总是装着温柔假象的眼睛，此刻正死死瞪着我，里面翻涌着无法置信的震惊和怨毒。我面无表情地回视着他，直到警车闪着灯消失在夜色里。</w:t>
      </w:r>
    </w:p>
    <w:p w14:paraId="21E05300">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关上门，沈琳腿一软差点坐在地上。我扶住她，轻声说：“没事了，琳琳，谢谢你今晚能够来陪我一起演这出好戏。”走回客厅，我才感到那股一直绷在脊椎里的力气，缓缓卸去。</w:t>
      </w:r>
    </w:p>
    <w:p w14:paraId="6B046918">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重生以来，这是第一次，我真正在正面交锋中压制住了他，将他送进了警局。</w:t>
      </w:r>
    </w:p>
    <w:p w14:paraId="3FA3AB27">
      <w:pPr>
        <w:keepNext w:val="0"/>
        <w:keepLines w:val="0"/>
        <w:pageBreakBefore w:val="0"/>
        <w:widowControl/>
        <w:suppressLineNumbers w:val="0"/>
        <w:kinsoku/>
        <w:wordWrap/>
        <w:overflowPunct/>
        <w:topLinePunct w:val="0"/>
        <w:autoSpaceDE/>
        <w:autoSpaceDN/>
        <w:bidi w:val="0"/>
        <w:adjustRightInd/>
        <w:snapToGrid/>
        <w:spacing w:line="560" w:lineRule="exact"/>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我拿起手机，周谨言的信息已经发了过来：“昌达王总秘书刚刚联系，他们老板看到了‘警方抓获意图伪造自杀的嫌犯’的新闻快讯，已经主动提出可以将最后期限，宽限到五天。”</w:t>
      </w:r>
    </w:p>
    <w:p w14:paraId="61892839">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陆辰是进去了，但最关键的证据，那决定企业生死和父母死亡真相的行车记录仪核心部分，依然下落不明。而陆辰在警车里那个回头凝望的眼神，像一道冰冷的烙印，我知道他绝不会就这么认输的。</w:t>
      </w:r>
    </w:p>
    <w:p w14:paraId="31E4B6E2">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第10章：24小时脱罪</w:t>
      </w:r>
    </w:p>
    <w:p w14:paraId="70F91D3D">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辰只被扣了二十四小时，消息是周谨言带来的，他语气沉重：“他咬死那是朋友间的‘恶作剧’，遗书是模仿笔迹开玩笑，安眠药是‘担心你失眠’放的营养粉。更关键的是，那个之前绑架我的刀疤脸，主动投案，把所有事都扛了，说全是他的个人行为，陆辰毫不知情。警方现有的证据链，暂时无法直接钉死他教唆杀人和伪造现场。”</w:t>
      </w:r>
    </w:p>
    <w:p w14:paraId="70E75E16">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听着这个结果，一点都不意外，因为这才符合陆辰的做事风格，永远备着后手，永远有人替他顶罪。“他现在在哪？”“刚办完手续，出来了。”电话挂断不到十分钟，一个加密文件发到了我手机上。发件人是一串乱码，但我知道是谁。</w:t>
      </w:r>
    </w:p>
    <w:p w14:paraId="79AEACC1">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点开，是一段行车记录仪视频。拍摄角度来自我父母车子的正后方。画面里，一辆银灰色轿车突然从侧方加速超车，然后毫无预兆地、带着挑衅意味地，别了我父母的车一下，紧接着方向盘猛然打偏的镜头剧烈晃动，刺耳的刹车和撞击声随之响起，画面最后定格在翻滚的天空和刺眼的火光前。</w:t>
      </w:r>
    </w:p>
    <w:p w14:paraId="7D26FE51">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视频经过清晰化处理，那辆银色轿车的车牌号，和我叔叔顾建国的车，一模一样。驾驶座上那张惊惶侧脸，也像极了我叔叔。陆辰的短信进来，言简意赅：“24小时，放弃追查，交出控制权。否则，这段‘顾家内讧、亲叔叔谋杀兄嫂’的精彩视频，将会出现在所有媒体和警方的面前，你知道后果。”我盯着屏幕上定格的惨烈画面，指尖冰凉。</w:t>
      </w:r>
    </w:p>
    <w:p w14:paraId="6DFB556B">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上一世，叔叔是在父母去世后三个月，“意外”坠亡于自家未封的阳台。当时我只觉蹊跷，从未深想，原来也是陆辰干的。懦弱、胆小、连开车上高速都害怕的叔叔，成了他嫁祸灭口的一环。</w:t>
      </w:r>
    </w:p>
    <w:p w14:paraId="40528F36">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手机震动声响起，显示是企业公关总监的紧急电话：“顾总，有三家媒体刚刚来电，匿名信源爆料，质疑您叔叔顾建国先生与当年车祸有关，询问我们是否知情或有意掩盖！昌达的王总也再次来电，语气显得非常不悦。”</w:t>
      </w:r>
    </w:p>
    <w:p w14:paraId="2ADEF589">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压住。”我的声音冷静，“统一口径：纯属恶意谣言，顾氏保留追究法律责任的权利。有任何稿件流出，法务部立刻启动诉讼程序。”挂断电话，我立刻打给周谨言，语速快而清晰：“周叔，两件事：第一，立刻全面封锁叔叔‘意外’去世前后的所有报道和调查记录，特别是现场勘查的任何细节。第二，我要叔叔生前三个月内所有的银行流水、通话记录、体检报告，特别是他名下车辆的所有维修、保险记录。还有，查他出事前，见过什么人，账户有无异常变动。”</w:t>
      </w:r>
    </w:p>
    <w:p w14:paraId="3D7478C0">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陆辰想用叔叔的死来做文章，那我就顺着这条他自以为抹平的线，倒查回去。</w:t>
      </w:r>
    </w:p>
    <w:p w14:paraId="45FAB72D">
      <w:pPr>
        <w:keepNext w:val="0"/>
        <w:keepLines w:val="0"/>
        <w:pageBreakBefore w:val="0"/>
        <w:widowControl/>
        <w:suppressLineNumbers w:val="0"/>
        <w:kinsoku/>
        <w:wordWrap/>
        <w:overflowPunct/>
        <w:topLinePunct w:val="0"/>
        <w:autoSpaceDE/>
        <w:autoSpaceDN/>
        <w:bidi w:val="0"/>
        <w:adjustRightInd/>
        <w:snapToGrid/>
        <w:spacing w:line="560" w:lineRule="exact"/>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这次只有二十四小时，时间紧迫。“陆辰，你以为扔出一个死无对证的黑锅，就能让我束手就擒？”他忘了，死人不会说话，但活人留下的数字足迹和金钱流向，每一笔，都可能是指向他的箭头。</w:t>
      </w:r>
    </w:p>
    <w:p w14:paraId="4491F865">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周谨言的电话回了过来，声音带着一丝紧绷：“小烟，查到了！你叔叔在车祸发生前三天，他的一个秘密账户，收到了一笔五十万的转账。汇款方是一个空壳公司。”他顿了一下，“这家空壳公司正是陆辰控股的一家海外离岸基金。”</w:t>
      </w:r>
    </w:p>
    <w:p w14:paraId="7005E26D">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第11章：筹码拆解</w:t>
      </w:r>
    </w:p>
    <w:p w14:paraId="07650595">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答应了陆辰的谈判，地点定在他指定的一家私人会所的隐秘包间。我独自前往，只带着一个薄薄的文件夹。陆辰早就到了，气定神闲地坐在主位，手里把玩着一个金属U盘。看到我，他露出一个胜券在握的表情：“小烟，识时务者为俊杰，你要你签了字，视频我会销毁，顾家的名声，你父母的清白，都能保住。”他将股权转让和放弃追责的文件推过来，笔就放在旁边。</w:t>
      </w:r>
    </w:p>
    <w:p w14:paraId="5A487787">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没有动，只是看着他：“视频原件呢？我要确认完整性。”陆辰挑眉，示意手下连接包间里的投影仪。很快，那段别车视频再次播放，比手机上看更加清晰震撼。“满意了？”陆辰身体前倾，声音压低，“签了，一切都结束。</w:t>
      </w:r>
    </w:p>
    <w:p w14:paraId="65AC05A4">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安静地等视频播放完。然后，我打开带来的文件夹，将第一份文件轻轻放在他面前。那是叔叔顾建国事发前一年的体检报告，重点条目被我用红笔圈出：“重度幽闭恐惧症，惊恐发作史，不建议独自驾驶，尤其避免高速及复杂路况。”</w:t>
      </w:r>
    </w:p>
    <w:p w14:paraId="0E4E4103">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陆辰的笑容一滞，我接着拿出了一份银行流水复印件，上面清晰地显示出那笔五十万汇款的时间、路径，以及与陆辰的关联。“车祸前三天，你给我叔叔转五十万，是让他练胆子，好去别他亲哥的车？”</w:t>
      </w:r>
    </w:p>
    <w:p w14:paraId="6D0AEC55">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三份文件是警方关于周谨言被绑架案的简要笔录复印件，我也放到了陆辰面前，上面有陆辰的名字和涉嫌罪名。“伪造自杀未遂，绑架律师抢夺证据，现在再加上一条买凶杀人，事后灭口，并伪造证据嫁祸死者。”我看着陆辰逐渐变得难看的脸色，声音平直，“你猜，这些加起来，够你在里面待多久？”</w:t>
      </w:r>
    </w:p>
    <w:p w14:paraId="2C2090C4">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辰站起来，椅子划出刺耳的声音：“顾烟！这些能证明什么？你叔叔自己心理变态，收了钱去报复他哥，跟我有什么关系？视频里看的清清楚楚”“这视频是你剪辑的。”我打断他，语气肯定，“我父母车上的行车记录仪是双镜头，前后同步，你只敢放后车视角，是因为前镜头拍下了更关键的东西吧？比如，真正的指示者？”</w:t>
      </w:r>
    </w:p>
    <w:p w14:paraId="152AB51F">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辰的瞳孔收缩，包间的侧门被推开了，林薇扶着她脸色仍显苍白的弟弟林浩走了进来。林薇手里拿着一个播放器，直视着陆辰，眼神只有恨意。她按下播放键。陆辰威胁她作伪证的声音，清晰地在安静的包间里回荡：“事情办好，你弟弟的债我帮你还一半。办不好，你知道后果。”</w:t>
      </w:r>
    </w:p>
    <w:p w14:paraId="26B2C9F8">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同时，林薇将弟弟最新的医疗报告、债务清偿凭证，一一放在桌上，铁证如山。陆辰脸上血色尽失，他指着林薇，手指颤抖：“你……你敢背叛我？！”“陆先生，”林薇的声音很冷，“我只是选择了活下去。”谈判彻底崩盘。陆辰带来的手下想上前，却被会所突然出现的、周谨言提前安排的安保人员拦住。外面隐约传来喧哗声，似乎是闻风而来的记者。</w:t>
      </w:r>
    </w:p>
    <w:p w14:paraId="7CE8066D">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辰像困兽一样环视四周，最后死死盯住我，那眼神里的怨毒几乎要凝成实质。“顾烟，你以为你这就赢了？”他声音嘶哑，“游戏还没结束。”说完，他撞开身边一名安保，冲向包间另一侧的应急通道，身影消失在消防门后。</w:t>
      </w:r>
    </w:p>
    <w:p w14:paraId="7A32D023">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没让人追。这是手机响起，是公司打来的。股东会议刚刚结束，全票通过由我正式接任董事长兼总经理的决议。昌达王总也亲自来电，语气前所未有地缓和：“顾董，之前的误会还请海涵，续约合同我们准备好了，随时可以签。”</w:t>
      </w:r>
    </w:p>
    <w:p w14:paraId="2FF08A2D">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挂断电话，我走到窗边，看着楼下陆辰仓皇驾车离去的影子。“是的，我赢了这一局。父母的企业，我正式守住了。”但陆辰消失前那句话像一根刺。他知道自己穷途末路了，在最后的时刻，他一定会反击的。</w:t>
      </w:r>
    </w:p>
    <w:p w14:paraId="21656175">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摸了摸口袋里的手机，里面存着周谨言五分钟前发来的最新消息：“你让我查陆辰最近所有的加密通讯记录，有发现。他一周前，频繁联系过一个代号‘老K’的人，内容经过多重加密，但最后一条破译出来只有三个字‘发布会’。”</w:t>
      </w:r>
    </w:p>
    <w:p w14:paraId="165A7F77">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第12章：绑架预警</w:t>
      </w:r>
    </w:p>
    <w:p w14:paraId="0645F8F5">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陆辰果然没打算认输。企业夺权失败，嫁祸阴谋破产，连他圈养的那些黑恶势力，也开始避他如蛇蝎。他成了孤家寡人，也成了一头被逼到悬崖边、随时可能扑上来同归于尽的困兽。</w:t>
      </w:r>
    </w:p>
    <w:p w14:paraId="68075942">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周谨言调集了所有技术资源，配合警方，对陆辰可能使用的加密通讯渠道进行逆向追踪和破解。三天前，我们拿到了他一个备用手机的云端备份残片。里面的信息经过多重加密，但核心内容还是被剥离出来全是与一个代号“老K”的人的对话。</w:t>
      </w:r>
    </w:p>
    <w:p w14:paraId="63DFF54C">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对话用的全是黑话。“货”指代目标（我），“集市”指发布会现场。“拿货”就是绑架。“清场”代表制造混乱。接头标识：右手虎口处的蝎子纹身。而陆辰最后一条指令是：“我亲自验货。”</w:t>
      </w:r>
    </w:p>
    <w:p w14:paraId="7C14B107">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他要在“顾氏意外事故受害者援助基金”成立发布会上，趁乱绑架我，逼我签下那份他梦寐以求的财产转让协议。企业危机应对小组会议上，几位高管脸色凝重，市场总监直接反对：“顾总，太冒险了！明知是陷阱，发布会应该推迟或者取消！您的安全是第一位的！”</w:t>
      </w:r>
    </w:p>
    <w:p w14:paraId="6D8466F1">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周谨言也忧心忡忡：“小烟，陆辰现在一无所有，只会更疯狂。我们不能给他这个机会。”我看着投影幕布上基金发布会的宣传海报，背景是父母微笑的照片。这个基金，是用他们遗产的一部分设立的，是我对那场车祸的一个交代。“不，”我的声音在安静的会议室里清晰，“不能取消，也不能推迟。”</w:t>
      </w:r>
    </w:p>
    <w:p w14:paraId="05CD4215">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这是陆辰最后、也是最疯狂的一搏。他选择发布会，是因为那是公众场合，人多眼杂，容易制造混乱，也更具有‘戏剧性’，他大概是想在我最光鲜的时刻把我拖入地狱。我站起身，“如果我们避开，他不会收手，只会策划更隐秘、更防不胜防的袭击。我们会永远活在防备之中。”</w:t>
      </w:r>
    </w:p>
    <w:p w14:paraId="623BB54A">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转过身，目光扫过在场每一个人：“相反，如果我们将计就计，把这场他精心布置的‘绑架秀’，变成他犯罪的公开处刑台呢？”“发布会照常举行。”我一字一句地说，“而且，要高调举行。我们要向所有人展示，顾氏不仅挺过了风波，还在积极回馈社会。周谨言吸了口气：“太冒险了。万一……”“没有万一。”我打断他，“周叔，联系警方，我们需要制定一个万无一失的‘隐形布控’方案。陆辰想看戏，我们就让他看个够。只不过，结局得由我们来写。”“陆辰，你以为这是你翻盘的最后机会？错了，这是我为你准备的，坟墓。”</w:t>
      </w:r>
    </w:p>
    <w:p w14:paraId="725AA927">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第13章：隐形布控</w:t>
      </w:r>
    </w:p>
    <w:p w14:paraId="0D7270BA">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对外，我们释放出明确信号：此次发布会旨在公益，一切从简，不设特殊安保，仅由法律顾问周谨言及两名行政助理陪同。顾烟本人也将以“平和、开放”的姿态面对公众。私下里，我与警方专案组的负责人见了三次面。我们摊开发布会的场地结构图，每一个出入口，每一条通道，甚至通风管道和电路井的位置，都反复推演。</w:t>
      </w:r>
    </w:p>
    <w:p w14:paraId="402C3805">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便衣入场，三重布控。”负责人用激光笔点着图纸，“第一重，入口安检和媒体区。我们的人伪装成记者、摄像、接待人员，负责识别和监控所有可疑人员，重点是检查有无那个‘蝎子纹身’。”第二重，会场核心区及周边通道。保洁、设备调试员、甚至部分‘受邀嘉宾’，都是我们的人。确保顾小姐你身边二十米范围内，随时有至少四名我们的队员。”“第三重，外围控制。所有出口、侧巷、停车场，以及相邻建筑的制高点，全部安排狙击观察手和快速反应小队。一旦‘拿货’指令发出，或者陆辰露面，立即合围。”</w:t>
      </w:r>
    </w:p>
    <w:p w14:paraId="30530A28">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所有便衣配备隐蔽通讯耳麦和微型摄像头，信息同步至场外的指挥车和警方后台。警方布控的目标明确：抓捕陆辰及其同伙，固定其新的犯罪证据。发布会当天，晴空万里。会场设在顾氏集团大厦一层的发布会大厅，玻璃幕墙透亮。一大早，👌邀请的媒体就陆续入场，长枪短炮架起。</w:t>
      </w:r>
    </w:p>
    <w:p w14:paraId="41CD1A6B">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坐在后台休息室，看着监控画面里熙攘的人群。周谨言低声在我耳边说：“我们的人已经全部就位。警方确认，至少发现了三个右手虎口有类似纹身的可疑目标，已重点监控。”我点点头，对镜整理了一下裙摆。</w:t>
      </w:r>
    </w:p>
    <w:p w14:paraId="7B7CE133">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时间到，我吸了口气，在周谨言和两位助理的陪同下，走向舞台。灯光聚焦，快门声如同潮水。发言稿是精心准备的，我回顾了父母创业的艰辛，讲述了设立基金的初衷，表达了对未来的责任，语气平稳，目光坚定。发言临近结尾，我稍稍停顿，目光扫过全场，然后刻意地、缓缓地移向二楼左侧那个视角最佳的媒体观察区那是陆辰最喜欢的“俯瞰”位置。</w:t>
      </w:r>
    </w:p>
    <w:p w14:paraId="6485DCF3">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对着那个方向，提高了声音，字字清晰：“……最后，我想借此机会郑重声明。顾氏集团，以及我本人，追求正义与真相的脚步永远不会停止。我们相信法律，也必将运用法律，追究所有试图以不法手段破坏他人生活、攫取不义之财的恶意之徒的全部法律责任。无论他们躲在哪里，伪装成什么模样。”</w:t>
      </w:r>
    </w:p>
    <w:p w14:paraId="38A08B6D">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话音落下，全场有一瞬间的寂静。我知道，陆辰如果来了，一定在那个位置。我也知道，我那“无意”瞥去的目光和刻意加重的字眼，会像针一样刺中他病态的掌控欲和愤怒。耳麦里传来警方队长压低的声音：“二号观察点报告，目标区域，窗帘后有异常反光，疑似望远镜。是否行动？”</w:t>
      </w:r>
    </w:p>
    <w:p w14:paraId="79896A76">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不。”我对着话筒轻声回应，面含微笑地向台下致意，“等他下场。按计划，盯紧所有‘蝎子’。”我走下舞台，在周谨言的陪同下，走向媒体采访区。人流开始随着我的移动而涌动，场面看似有序，却已暗藏躁动。</w:t>
      </w:r>
    </w:p>
    <w:p w14:paraId="1501B4D8">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第14章：礼花收网</w:t>
      </w:r>
    </w:p>
    <w:p w14:paraId="24B32C82">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采访区人声鼎沸，闪光灯晃得人眼花。我耐心回答着几个关于基金运作的问题，眼角余光却始终锁定着侧后方安全出口的方向。周谨言站在我身侧，耳麦里持续传来警方低而清晰的同步信息：“三个‘蝎子’正在靠近，九点钟方向”“外围小组就位，所有出口已封锁。”“二楼目标位置有动静，窗帘动了”</w:t>
      </w:r>
    </w:p>
    <w:p w14:paraId="56B27947">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就在我回答完最后一个问题，主持人宣布发布会结束的瞬间，“砰！砰砰！”预设的庆祝礼花准时在场馆外上空炸响，清脆的爆裂声透过玻璃幕墙传来。与此同时，三个穿着维修工制服、戴着帽子的壮汉猛地从人群里挤出，呈三角阵型朝我扑来！最前面那人伸手抓我胳膊，右手虎口处，黑色的蝎子纹身一闪！“顾小姐，跟我们走一趟！”压低的声音满是狠厉。我按计划，在他们手指碰到我的前一秒，向后一缩，放声尖叫：“你们干什么？！放开我！”</w:t>
      </w:r>
    </w:p>
    <w:p w14:paraId="70864524">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早就伪装成摄像记者和工作人员守在我周围的便衣警察，瞬间动了！五六个人从不同方位扑上，干净利落地拧臂、锁喉、按倒在地！整个过程不到五秒，三个绑匪甚至没来得及掏出武器，就被死死压住，戴上手铐。</w:t>
      </w:r>
    </w:p>
    <w:p w14:paraId="1344E00D">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现场一片哗然！媒体镜头瞬间全部转向这突如其来的变故！我没有停顿，在周谨言的搀扶下，踉跄一步站稳，抬手直直指向二楼那个观察区，用尽全身力气嘶喊，声音尖锐颤抖：“陆辰！是你！是你指使他们来绑架我的！你劫持周律师、抢夺证据、嫁祸我叔叔还不够吗？！今天你还想当众行凶？！你要我死，要我顾家的一切，是不是？！”</w:t>
      </w:r>
    </w:p>
    <w:p w14:paraId="4F1C81F5">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这一吼，如同投入滚油的火星！二楼观察区，窗帘被扯开！陆辰的身影出现在玻璃后，他脸上还残留着计划得逞前的狞笑，此刻却扭曲成极致的惊愕和恐慌！“行动！”耳麦里警方命令响起。</w:t>
      </w:r>
    </w:p>
    <w:p w14:paraId="247C8109">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埋伏在二楼通道的便衣立刻现身，冲向观察室。陆辰转身就往反方向的紧急通道狂奔，他冲下消防楼梯，撞开安全门，扑向他停在偏僻角落的那辆黑色轿车。钥匙慌乱地插进去，猛踩油门车只蹿出去半米，发出刺耳的“嗤嗤”声，歪斜着停下。四个轮胎早已被提前放置的微型破胎器扎穿，彻底瘪了。</w:t>
      </w:r>
    </w:p>
    <w:p w14:paraId="3409E2C7">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辰疯狂地拍打方向盘，还想推门弃车逃跑，但四面八方，更多的警察已经围了上来，枪口对准车窗。他僵在驾驶座上，面如死灰。发布会现场被按住的绑匪头目在挣扎中脱口而出：“陆辰！陆先生……救……我”</w:t>
      </w:r>
    </w:p>
    <w:p w14:paraId="52AA2CE2">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这半句话，被旁边一位“记者”肩上的微型摄像机，清晰收录。同时，警方从另一名绑匪贴身口袋里，搜出了一张折叠的纸条，上面是陆辰亲笔签名的承诺书，上面写着事成后支付尾款的账户信息。</w:t>
      </w:r>
    </w:p>
    <w:p w14:paraId="4FD5E692">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闪光灯几乎将陆辰被押出来的身影淹没，他低着头，被押上警车前，那眼神里，没有悔恨，只有彻底失败后，沉淀下来的、最怨毒的恨意。我站在原地，面无表情地回视，直到警车门关上。周谨言走到我身边，低声道：“小姐，结束了。”我轻轻摇头，看着警车远去扬起的微尘。“不，还没完”。陆辰那种眼神告诉我，他就算下地狱，也会拽着点什么垫背。</w:t>
      </w:r>
    </w:p>
    <w:p w14:paraId="19BCEA06">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第15章：嫁祸破局</w:t>
      </w:r>
    </w:p>
    <w:p w14:paraId="335935CB">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辰被捕后，在审讯室里表现得异常“配合”，但供述的内容却像一盆脏水，泼向了另一个早已消失在众人视线里的人我父亲的专职司机，老陈。他交出了一张皱巴巴、边缘烧焦的纸条，声称是老陈亲笔所写，上面是几行潦草却关键的指令：“制造意外，除掉顾氏夫妇，后续会有人接应。陆辰可按计划行事，分得三成。”纸条末尾还有一个模糊的指印。</w:t>
      </w:r>
    </w:p>
    <w:p w14:paraId="6978D489">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陆辰声泪俱下，把自己描绘成一个被老陈这个“内鬼”胁迫、利用的可怜虫，声称老陈才是所有阴谋的策划者，自己只是被金钱诱惑、被迫执行的小角色。因为老陈早在车祸后不久就“失踪”了。</w:t>
      </w:r>
    </w:p>
    <w:p w14:paraId="2E850512">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辰声称是老陈“作案后携款潜逃”，而他因为被老陈握有把柄，不得不替他遮掩，甚至“被迫”转移藏匿老陈，警方一时之间，确实难以找到下落不明的老陈来对质，尽管绑架案证据确凿，但“车祸主谋”的指控出现了重大“争议”。</w:t>
      </w:r>
    </w:p>
    <w:p w14:paraId="2AC28DBC">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消息不知是被谁泄露出去，刚稳住的股价再次出现波动，合作方也打来电话，语气犹疑。但我心里没有一丝动摇。重生前，老陈在我家工作了十几年，沉默寡言却忠诚可靠。父亲应酬醉酒，是他一次次把人高马大的父亲背回家。知道母亲晕车严重，他能把车开得又慢又稳。车祸那天，老陈罕见地请假，后来我才知道，是陆辰用他乡下老母亲的安全威胁他，逼他离岗。</w:t>
      </w:r>
    </w:p>
    <w:p w14:paraId="31C50010">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周叔，”我立刻联系周谨言，“查老陈和他所有直系亲属，在车祸前后半年的银行流水，一分一毫都不要漏。特别是他妻子和那个在念大学的女儿。”审讯室里，陆辰看到我，眼底闪过一丝怨毒和得意。“顾烟，我知道你恨我，但真相就是真相。老陈才是元凶，我也是受害者。”他扮出一副悔不当初的模样，我没接他的话，将周谨言紧急调取到的流水记录复印件，推到审讯桌上，指向其中一条。</w:t>
      </w:r>
    </w:p>
    <w:p w14:paraId="7F797309">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车祸发生前一个月，你通过一个中间账户，向老陈妻子的银行卡里，转了二十万元，备注是‘困难补助’。”我看着他，“陆辰，你这么好心，提前一个月给一个司机的老婆发‘困难补助’？还是说，这就是你买通他、或者胁迫他的‘安家费’？”</w:t>
      </w:r>
    </w:p>
    <w:p w14:paraId="47E99E4C">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辰脸色微变，强辩道：“那……那是看他家困难，私下帮忙！”“帮忙？”我冷笑，“那你伪造的这张‘指令’纸条，经初步鉴定，墨迹和纸张老化程度，最多不超过半年。和你转‘安家费’的时间，相差了至少五个月。你是未卜先知，提前五个月给钱，然后等半年后再让他写指令？”</w:t>
      </w:r>
    </w:p>
    <w:p w14:paraId="27301A37">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办案警官的眼神锐利起来。我乘胜追击：“好，就算按你说的，老陈是主谋，策划了车祸，那么事情成功后，一个拿到钱的主谋，第一反应是什么？应该是立刻远走高飞。可老陈呢？他‘失踪’后，是谁在一直‘照顾’（实为控制）他的家人？是谁把他藏得连警方都找不到？陆辰，你为什么要费尽心机，藏匿一个对你已经没用的‘主谋’？你是怕他落在别人手里，说出不该说的话吧？”</w:t>
      </w:r>
    </w:p>
    <w:p w14:paraId="07A840B5">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辰的额头渗出冷汗，眼神闪烁。警方当即决定，暂缓“老陈主谋”的定性，集中力量追查老陈下落。陆辰的攀咬，反而让他的嫌疑更重。从警局出来，周谨言带来一个消息：他走访老陈老家时，从一个远房亲戚酒后碎语中得知，老陈年轻时曾有过一段短暂婚姻，在邻省一个偏远山村留下一个儿子，极少人知。老陈失踪前，似乎提起过“要去山里看看孩子”。</w:t>
      </w:r>
    </w:p>
    <w:p w14:paraId="135FCC5F">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心头一动。这会不会是陆辰控制他、或者他最后可能的藏身之处？“周叔，安排车。”我看着窗外沉下来的夜色，“我要去那个山村。”“现在？太晚了，而且那里情况不明，太危险！”周谨言反对。“就是因为情况不明，才要立刻去。”我拉开车门，“陆辰被捕，他安排控制老陈的人可能会收到风声。我们必须赶在他们灭口或转移之前，找到老陈。”</w:t>
      </w:r>
    </w:p>
    <w:p w14:paraId="4E975822">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车驶向漆黑的盘山公路，远离城市的灯光，山影如同蛰伏的巨兽。我知道这很冒险，但老陈可能是解开父母车祸最后真相，也是彻底钉死陆辰的，唯一活钥匙。我必须找到他，无论那山村里，等着我的是什么。</w:t>
      </w:r>
    </w:p>
    <w:p w14:paraId="651AE1FF">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第16章：全链收网</w:t>
      </w:r>
    </w:p>
    <w:p w14:paraId="1F7073B9">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山路颠簸，车灯勉强剖开浓稠的黑暗，到达那个地图上几乎找不到标记的山村时，天边已透出灰白。老陈的私生子叫陈树，沉默黝黑，住在村尾最破旧的老屋里。看到我们深夜造访，他眼里满是警惕，直到周谨言拿出老陈年轻时的照片和我父亲与老陈的合影。</w:t>
      </w:r>
    </w:p>
    <w:p w14:paraId="2CB752CD">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爸……”陈树喉咙动了动，声音干涩，“他几个月前来过，塞给我一个铁盒子，说万一他以后回不来，或者有姓顾的人找来，就把这个交出去。他说他对不起顾老板。”说完，他转身从屋梁的凹槽里，摸出一个用油布裹了好几层的生锈铁盒。盒子上挂着一把老式黄铜锁。“钥匙呢？”我问。陈树摇头：“我爸没给钥匙。他说，这锁是他自己改的，只有他知道开法，或者是特别信任的人，会知道怎么开。”他看向我，“他说，如果是顾小姐亲自来，也许能打开。”</w:t>
      </w:r>
    </w:p>
    <w:p w14:paraId="36781610">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接过铁盒，冰冷沉重。借着昏黄的灯光，我观察那把锁。锁孔很特别，不是寻常的十字或一字。我想起很久以前，老陈在车库摆弄工具箱，我曾好奇凑过去，他拿着一个类似的锁芯零件，笑着说：“小姐，这种锁，窍门在底下，用个小钉一顶，再往左一拧，就可以打开了”。我从发髻上取下一根细细的金属发卡，掰直，小心探入锁孔底部，轻轻向上一顶，感到一个卡扣弹开，手腕用力向左一旋。</w:t>
      </w:r>
    </w:p>
    <w:p w14:paraId="6829A40E">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咔哒”一声，锁开了。我掀开盒盖，里面没有多少东西，只有一张用防水袋包裹的行车记录仪内存卡，是崭新的，标签上写着“完整备份-勿动”。一张边缘发毛的便签纸，上面是仓促写下的三个字：“陆辰指使”，及一串电话号码。还有一张模糊却能辨认的照片陆辰与一个脸上带疤的男人在郊外密谈，照片一角显示着拍摄日期，正是我父母车祸前一天。</w:t>
      </w:r>
    </w:p>
    <w:p w14:paraId="04449D46">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所有碎片在脑中拼接，指向一个冰冷的事实：陆辰不止是觊觎财产，他从一开始，就策划了要彻底抹去我的家庭。“周叔，联系警方最高级别负责人，同步这些证据。”我声音沙哑却坚决，“重点追查那个号码，还有照片上这个刀疤脸。” </w:t>
      </w:r>
    </w:p>
    <w:p w14:paraId="3D75870A">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我看向陈树：“你爸，还说过什么？他可能在哪儿？”陈树低头，搓着粗糙的手指：“他……提过一嘴，说要是出了事，可能得去‘老地方’避风头。我猜可能是他以前带我娘去过的，城外河边一个废弃砖窑。”</w:t>
      </w:r>
    </w:p>
    <w:p w14:paraId="3362A599">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没有时间犹豫，我们带着陈树，与火速赶来的警方汇合，直扑城郊废弃砖窑。</w:t>
      </w:r>
    </w:p>
    <w:p w14:paraId="6930FC64">
      <w:pPr>
        <w:keepNext w:val="0"/>
        <w:keepLines w:val="0"/>
        <w:pageBreakBefore w:val="0"/>
        <w:widowControl/>
        <w:suppressLineNumbers w:val="0"/>
        <w:kinsoku/>
        <w:wordWrap/>
        <w:overflowPunct/>
        <w:topLinePunct w:val="0"/>
        <w:autoSpaceDE/>
        <w:autoSpaceDN/>
        <w:bidi w:val="0"/>
        <w:adjustRightInd/>
        <w:snapToGrid/>
        <w:spacing w:line="560" w:lineRule="exact"/>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那是座被野草半埋的破败建筑，弥漫尘土和霉菌。警方悄无声息包围、突击。在手电光柱中，我们找到了被铁链锁在潮湿角落的老陈。他瘦得脱形，蜷缩在破棉絮里，听到动静惊恐睁大眼，直到看到我，看到陈树，那双浑浊的眼睛涌出泪水。“小姐……我对不起老爷太太，我没办法”他泣不成声。</w:t>
      </w:r>
    </w:p>
    <w:p w14:paraId="491AD395">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警察解开他的束缚。老陈颤抖着手，从贴身内衣缝里，抠出一支比小拇指还细的微型录音笔，塞到我手里。“这是他们第一次找我时偷录的，我怕没证据，死了都说不清”</w:t>
      </w:r>
    </w:p>
    <w:p w14:paraId="7C4EBD71">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按下播放键。嘈杂环境音后，陆辰的声音清晰传出，带着虚伪笑意：“老陈，你只需要在那天‘恰好’不在，剩下的不用你操心。你母亲和儿子，我会替你‘照顾’好，顾家的家底和公司都是我的，没有落入陆辰手里。你也算是替他们‘解脱’了。”</w:t>
      </w:r>
    </w:p>
    <w:p w14:paraId="3E294AAA">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录音笔里那个刀疤脸冰冷的声音传来：“计划要干净，做漂亮了，钱一分不会少你，否则，你知道下场的。”</w:t>
      </w:r>
    </w:p>
    <w:p w14:paraId="7E7D2D19">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陆辰策划谋杀，侵夺产业的完整链条，算是彻底清晰了。后续的收网迅如雷霆，经侦与刑侦联合行动，凭借录音、照片、内存卡记录、转账流水、及被捕绑匪和陆辰手下的供述，陆辰及其所有涉案黑恶势力团伙，被一一揪出，连根拔起。</w:t>
      </w:r>
    </w:p>
    <w:p w14:paraId="343F3C7D">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宣判那天，我没去法庭。而是我去了城外的墓园。那天的天气很好，阳光透过松柏洒在父母墓碑上，照片里的他们依然温和地笑着。我蹲下身，用手指拂去碑上浮尘。重生以来，那些在胸腔里横冲直撞的恨意、恐惧、愤怒、委屈，还有深不见底的悲伤，随着尘埃落定，终于找到了缝隙，汹涌而出。</w:t>
      </w:r>
    </w:p>
    <w:p w14:paraId="04FDDEDE">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没哭出声，眼泪毫无预兆滚落，一滴滴砸在青石板上，洇开深色痕迹。“爸，妈。”我的声音很轻，带着一丝颤抖，“真相大白了。害你们的人，一个都没跑掉。公司，我守住了。基金成立了，用的是你们的名字，会帮助更多需要帮助的人。”</w:t>
      </w:r>
    </w:p>
    <w:p w14:paraId="395565E9">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风轻轻吹过，树叶沙沙作响。我在墓前坐了许久，直到情绪平复，眼泪干涸。起身时，周谨言安静等在不远处。他走过来，递给我一份文件，神色复杂。“小烟，这是刚收到的，公司后续的业务重整合约，需要你最终签字。”</w:t>
      </w:r>
    </w:p>
    <w:p w14:paraId="7ECFA067">
      <w:pPr>
        <w:keepNext w:val="0"/>
        <w:keepLines w:val="0"/>
        <w:pageBreakBefore w:val="0"/>
        <w:widowControl/>
        <w:suppressLineNumbers w:val="0"/>
        <w:kinsoku/>
        <w:wordWrap/>
        <w:overflowPunct/>
        <w:topLinePunct w:val="0"/>
        <w:autoSpaceDE/>
        <w:autoSpaceDN/>
        <w:bidi w:val="0"/>
        <w:adjustRightInd/>
        <w:snapToGrid/>
        <w:spacing w:line="56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他顿了顿，“还有……陆辰在押期间，要求最后见你一面。他说，有关于你父母更早以前的事，要亲口告诉你。警方问你的意见。”我摇了摇头，“告诉警方，我没空。”我望向远方城市起伏的轮廓。阳光刺眼，未来清晰辽阔。有些人的话，有些过去的阴影，就该永远留在他们被埋葬的地方我的路，在前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千千钰雨">
    <w15:presenceInfo w15:providerId="WPS Office" w15:userId="93474377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D531A3"/>
    <w:rsid w:val="016234D2"/>
    <w:rsid w:val="070E48A8"/>
    <w:rsid w:val="07726BE5"/>
    <w:rsid w:val="09976DD7"/>
    <w:rsid w:val="102B0279"/>
    <w:rsid w:val="121266D9"/>
    <w:rsid w:val="14E24B7F"/>
    <w:rsid w:val="189E3CFD"/>
    <w:rsid w:val="1912452E"/>
    <w:rsid w:val="1A384FCE"/>
    <w:rsid w:val="1C2F2E9F"/>
    <w:rsid w:val="1E4569AA"/>
    <w:rsid w:val="1F6B0159"/>
    <w:rsid w:val="1FD04D6B"/>
    <w:rsid w:val="20EB5DE9"/>
    <w:rsid w:val="21E20BED"/>
    <w:rsid w:val="244A6AC8"/>
    <w:rsid w:val="2ABC7FF4"/>
    <w:rsid w:val="2B033C38"/>
    <w:rsid w:val="2B400C25"/>
    <w:rsid w:val="2BFD7A45"/>
    <w:rsid w:val="2C6272AF"/>
    <w:rsid w:val="31660CB9"/>
    <w:rsid w:val="369416AF"/>
    <w:rsid w:val="36AE05F5"/>
    <w:rsid w:val="3A437DEA"/>
    <w:rsid w:val="3A976388"/>
    <w:rsid w:val="3B72268E"/>
    <w:rsid w:val="3DA962A5"/>
    <w:rsid w:val="3ECA243B"/>
    <w:rsid w:val="40D4359D"/>
    <w:rsid w:val="44D22496"/>
    <w:rsid w:val="478A14DE"/>
    <w:rsid w:val="489072F1"/>
    <w:rsid w:val="48D531A3"/>
    <w:rsid w:val="49545158"/>
    <w:rsid w:val="4A0D5104"/>
    <w:rsid w:val="4A4E48A2"/>
    <w:rsid w:val="4AB856FB"/>
    <w:rsid w:val="4B375240"/>
    <w:rsid w:val="4FF70CEB"/>
    <w:rsid w:val="516301D2"/>
    <w:rsid w:val="524851D1"/>
    <w:rsid w:val="5288688A"/>
    <w:rsid w:val="56170651"/>
    <w:rsid w:val="58513CCB"/>
    <w:rsid w:val="591F7492"/>
    <w:rsid w:val="5C592F96"/>
    <w:rsid w:val="5D683540"/>
    <w:rsid w:val="5FF34F21"/>
    <w:rsid w:val="6025541D"/>
    <w:rsid w:val="60833EEA"/>
    <w:rsid w:val="61265BEC"/>
    <w:rsid w:val="633563A2"/>
    <w:rsid w:val="636E1593"/>
    <w:rsid w:val="63FB2C47"/>
    <w:rsid w:val="644B3413"/>
    <w:rsid w:val="67AB521E"/>
    <w:rsid w:val="686B31ED"/>
    <w:rsid w:val="6E9F4A99"/>
    <w:rsid w:val="79595189"/>
    <w:rsid w:val="7D032E2D"/>
    <w:rsid w:val="7D9118A9"/>
    <w:rsid w:val="7EBF6DEA"/>
    <w:rsid w:val="7EC13000"/>
    <w:rsid w:val="7EDD6D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Normal (Web)"/>
    <w:basedOn w:val="1"/>
    <w:qFormat/>
    <w:uiPriority w:val="0"/>
    <w:rPr>
      <w:sz w:val="24"/>
    </w:rPr>
  </w:style>
  <w:style w:type="character" w:styleId="8">
    <w:name w:val="Strong"/>
    <w:basedOn w:val="7"/>
    <w:qFormat/>
    <w:uiPriority w:val="0"/>
    <w:rPr>
      <w:b/>
    </w:rPr>
  </w:style>
  <w:style w:type="paragraph" w:customStyle="1" w:styleId="9">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19797</Words>
  <Characters>19819</Characters>
  <Lines>0</Lines>
  <Paragraphs>0</Paragraphs>
  <TotalTime>5</TotalTime>
  <ScaleCrop>false</ScaleCrop>
  <LinksUpToDate>false</LinksUpToDate>
  <CharactersWithSpaces>19820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2026-01-23T13:16:00Z</dcterms:created>
  <dc:creator>张小娟</dc:creator>
  <cp:lastModifiedBy>千千钰雨</cp:lastModifiedBy>
  <dcterms:modified xsi:type="dcterms:W3CDTF">2026-01-31T11:50:20Z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BC69F02906064DCD8CC031ED92840D9F_11</vt:lpwstr>
  </property>
  <property fmtid="{D5CDD505-2E9C-101B-9397-08002B2CF9AE}" pid="4" name="KSOTemplateDocerSaveRecord">
    <vt:lpwstr>eyJoZGlkIjoiMDQ5ODVmYWE3NDkxYTg5NGU0M2NkODFhODIzMjQyZmIiLCJ1c2VySWQiOiIxMDI0NDQ1Mjg5In0=</vt:lpwstr>
  </property>
</Properties>
</file>