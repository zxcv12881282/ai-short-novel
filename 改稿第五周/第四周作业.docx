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10480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3"/>
        <w:gridCol w:w="386"/>
        <w:gridCol w:w="9690"/>
      </w:tblGrid>
      <w:tr w14:paraId="270A84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7" w:hRule="atLeast"/>
        </w:trPr>
        <w:tc>
          <w:tcPr>
            <w:tcW w:w="1048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CC"/>
            <w:vAlign w:val="center"/>
          </w:tcPr>
          <w:p w14:paraId="5E2069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Songti SC Regular" w:hAnsi="Songti SC Regular" w:eastAsia="Songti SC Regular" w:cs="Songti SC Regular"/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000000" w:themeColor="text1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爽文选题大纲模板</w:t>
            </w:r>
          </w:p>
        </w:tc>
      </w:tr>
      <w:tr w14:paraId="65200F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2774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EFFF0"/>
            <w:vAlign w:val="center"/>
          </w:tcPr>
          <w:p w14:paraId="6AC935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故事名称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17DF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必填</w:t>
            </w:r>
          </w:p>
        </w:tc>
        <w:tc>
          <w:tcPr>
            <w:tcW w:w="6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7935EA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ongti SC Regular" w:hAnsi="Songti SC Regular" w:eastAsia="Songti SC Regular" w:cs="Songti SC Regular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7505D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2774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EFFF0"/>
            <w:vAlign w:val="center"/>
          </w:tcPr>
          <w:p w14:paraId="19A461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故事设定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C9B3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必填</w:t>
            </w:r>
          </w:p>
        </w:tc>
        <w:tc>
          <w:tcPr>
            <w:tcW w:w="6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6B2AE8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ongti SC Regular" w:hAnsi="Songti SC Regular" w:eastAsia="Songti SC Regular" w:cs="Songti SC Regular"/>
                <w:i w:val="0"/>
                <w:iCs w:val="0"/>
                <w:color w:val="000000" w:themeColor="text1"/>
                <w:sz w:val="22"/>
                <w:szCs w:val="22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417CB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2774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EFFF0"/>
            <w:vAlign w:val="center"/>
          </w:tcPr>
          <w:p w14:paraId="4114CB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核心卖点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012C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选填</w:t>
            </w:r>
          </w:p>
        </w:tc>
        <w:tc>
          <w:tcPr>
            <w:tcW w:w="6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center"/>
          </w:tcPr>
          <w:tbl>
            <w:tblPr>
              <w:tblStyle w:val="2"/>
              <w:tblW w:w="13410" w:type="dxa"/>
              <w:tblInd w:w="-212" w:type="dxa"/>
              <w:tblBorders>
                <w:top w:val="none" w:color="auto" w:sz="0" w:space="0"/>
                <w:left w:val="single" w:color="auto" w:sz="2" w:space="0"/>
                <w:bottom w:val="single" w:color="auto" w:sz="2" w:space="0"/>
                <w:right w:val="single" w:color="auto" w:sz="2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3410"/>
            </w:tblGrid>
            <w:tr w14:paraId="2E97D6E8">
              <w:tblPrEx>
                <w:tblBorders>
                  <w:top w:val="none" w:color="auto" w:sz="0" w:space="0"/>
                  <w:left w:val="single" w:color="auto" w:sz="2" w:space="0"/>
                  <w:bottom w:val="single" w:color="auto" w:sz="2" w:space="0"/>
                  <w:right w:val="single" w:color="auto" w:sz="2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951" w:hRule="atLeast"/>
              </w:trPr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10" w:type="dxa"/>
                    <w:bottom w:w="150" w:type="dxa"/>
                    <w:right w:w="210" w:type="dxa"/>
                  </w:tcMar>
                  <w:vAlign w:val="center"/>
                </w:tcPr>
                <w:p w14:paraId="0F4BAEA2">
                  <w:pPr>
                    <w:keepNext w:val="0"/>
                    <w:keepLines w:val="0"/>
                    <w:widowControl/>
                    <w:suppressLineNumbers w:val="0"/>
                    <w:wordWrap w:val="0"/>
                    <w:spacing w:line="330" w:lineRule="atLeast"/>
                    <w:ind w:left="0" w:firstLine="0"/>
                    <w:jc w:val="left"/>
                    <w:textAlignment w:val="center"/>
                    <w:rPr>
                      <w:rFonts w:ascii="Segoe UI" w:hAnsi="Segoe UI" w:eastAsia="Segoe UI" w:cs="Segoe UI"/>
                      <w:i w:val="0"/>
                      <w:iCs w:val="0"/>
                      <w:caps w:val="0"/>
                      <w:color w:val="000000" w:themeColor="text1"/>
                      <w:spacing w:val="0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</w:tbl>
          <w:p w14:paraId="67B7846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ongti SC Regular" w:hAnsi="Songti SC Regular" w:eastAsia="Songti SC Regular" w:cs="Songti SC Regular"/>
                <w:i w:val="0"/>
                <w:iCs w:val="0"/>
                <w:color w:val="000000" w:themeColor="text1"/>
                <w:sz w:val="22"/>
                <w:szCs w:val="22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739B8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2774" w:type="dxa"/>
            <w:vMerge w:val="restar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EFFF0"/>
            <w:vAlign w:val="center"/>
          </w:tcPr>
          <w:p w14:paraId="62E5F0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color w:val="000000" w:themeColor="text1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主线钩子</w:t>
            </w:r>
            <w:r>
              <w:rPr>
                <w:rStyle w:val="7"/>
                <w:color w:val="000000" w:themeColor="text1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8"/>
                <w:color w:val="000000" w:themeColor="text1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（作妖持续升级，不一定为 3 个）</w:t>
            </w:r>
          </w:p>
        </w:tc>
        <w:tc>
          <w:tcPr>
            <w:tcW w:w="107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92AA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必填</w:t>
            </w:r>
          </w:p>
        </w:tc>
        <w:tc>
          <w:tcPr>
            <w:tcW w:w="6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4BA2DA4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000000" w:themeColor="text1"/>
                <w:sz w:val="22"/>
                <w:szCs w:val="22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78DFAB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000000" w:themeColor="text1"/>
                <w:sz w:val="22"/>
                <w:szCs w:val="22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D692F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2774" w:type="dxa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EFFF0"/>
            <w:vAlign w:val="center"/>
          </w:tcPr>
          <w:p w14:paraId="7E6B0F0D">
            <w:pPr>
              <w:jc w:val="center"/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7747D4">
            <w:pPr>
              <w:jc w:val="center"/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4C4DA3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000000" w:themeColor="text1"/>
                <w:sz w:val="22"/>
                <w:szCs w:val="22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2A5DFA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ongti SC Regular" w:hAnsi="Songti SC Regular" w:eastAsia="Songti SC Regular" w:cs="Songti SC Regular"/>
                <w:i w:val="0"/>
                <w:iCs w:val="0"/>
                <w:color w:val="000000" w:themeColor="text1"/>
                <w:sz w:val="22"/>
                <w:szCs w:val="22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8C060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2774" w:type="dxa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EFFF0"/>
            <w:vAlign w:val="center"/>
          </w:tcPr>
          <w:p w14:paraId="2E236C7D">
            <w:pPr>
              <w:jc w:val="center"/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62B8E4">
            <w:pPr>
              <w:jc w:val="center"/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4400563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ongti SC Regular" w:hAnsi="Songti SC Regular" w:eastAsia="Songti SC Regular" w:cs="Songti SC Regular"/>
                <w:i w:val="0"/>
                <w:iCs w:val="0"/>
                <w:color w:val="000000" w:themeColor="text1"/>
                <w:sz w:val="22"/>
                <w:szCs w:val="22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B2D1D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2774" w:type="dxa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EFFF0"/>
            <w:vAlign w:val="center"/>
          </w:tcPr>
          <w:p w14:paraId="33C9E2A1">
            <w:pPr>
              <w:jc w:val="center"/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C822D9">
            <w:pPr>
              <w:jc w:val="center"/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745F2C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ongti SC Regular" w:hAnsi="Songti SC Regular" w:eastAsia="Songti SC Regular" w:cs="Songti SC Regular"/>
                <w:i w:val="0"/>
                <w:iCs w:val="0"/>
                <w:color w:val="000000" w:themeColor="text1"/>
                <w:sz w:val="22"/>
                <w:szCs w:val="22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6B044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2774" w:type="dxa"/>
            <w:vMerge w:val="restar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EFFF0"/>
            <w:vAlign w:val="center"/>
          </w:tcPr>
          <w:p w14:paraId="339D9F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color w:val="000000" w:themeColor="text1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开篇钩子</w:t>
            </w:r>
            <w:r>
              <w:rPr>
                <w:rStyle w:val="7"/>
                <w:color w:val="000000" w:themeColor="text1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8"/>
                <w:color w:val="000000" w:themeColor="text1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（设计反常行为，不一定为 3 个）</w:t>
            </w:r>
          </w:p>
        </w:tc>
        <w:tc>
          <w:tcPr>
            <w:tcW w:w="107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D4CF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必填</w:t>
            </w:r>
          </w:p>
        </w:tc>
        <w:tc>
          <w:tcPr>
            <w:tcW w:w="6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57C6A8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000000" w:themeColor="text1"/>
                <w:sz w:val="22"/>
                <w:szCs w:val="22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5A4DC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2774" w:type="dxa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EFFF0"/>
            <w:vAlign w:val="center"/>
          </w:tcPr>
          <w:p w14:paraId="4AA75C73">
            <w:pPr>
              <w:jc w:val="center"/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7EB0F7">
            <w:pPr>
              <w:jc w:val="center"/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5D5B77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ongti SC Regular" w:hAnsi="Songti SC Regular" w:eastAsia="Songti SC Regular" w:cs="Songti SC Regular"/>
                <w:i w:val="0"/>
                <w:iCs w:val="0"/>
                <w:color w:val="000000" w:themeColor="text1"/>
                <w:sz w:val="22"/>
                <w:szCs w:val="22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9B7A1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2774" w:type="dxa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EFFF0"/>
            <w:vAlign w:val="center"/>
          </w:tcPr>
          <w:p w14:paraId="13225955">
            <w:pPr>
              <w:jc w:val="center"/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88DA96">
            <w:pPr>
              <w:jc w:val="center"/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4767D39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ongti SC Regular" w:hAnsi="Songti SC Regular" w:eastAsia="Songti SC Regular" w:cs="Songti SC Regular"/>
                <w:i w:val="0"/>
                <w:iCs w:val="0"/>
                <w:color w:val="000000" w:themeColor="text1"/>
                <w:sz w:val="22"/>
                <w:szCs w:val="22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04001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2774" w:type="dxa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EFFF0"/>
            <w:vAlign w:val="center"/>
          </w:tcPr>
          <w:p w14:paraId="491DAEE8">
            <w:pPr>
              <w:jc w:val="center"/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6F4942">
            <w:pPr>
              <w:jc w:val="center"/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6CF404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ongti SC Regular" w:hAnsi="Songti SC Regular" w:eastAsia="Songti SC Regular" w:cs="Songti SC Regular"/>
                <w:i w:val="0"/>
                <w:iCs w:val="0"/>
                <w:color w:val="000000" w:themeColor="text1"/>
                <w:sz w:val="22"/>
                <w:szCs w:val="22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9EA83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2774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EFFF0"/>
            <w:vAlign w:val="center"/>
          </w:tcPr>
          <w:p w14:paraId="7AAA0F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主角人设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0729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必填</w:t>
            </w:r>
          </w:p>
        </w:tc>
        <w:tc>
          <w:tcPr>
            <w:tcW w:w="6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05E892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ongti SC Regular" w:hAnsi="Songti SC Regular" w:eastAsia="Songti SC Regular" w:cs="Songti SC Regular"/>
                <w:i w:val="0"/>
                <w:iCs w:val="0"/>
                <w:color w:val="000000" w:themeColor="text1"/>
                <w:sz w:val="22"/>
                <w:szCs w:val="22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FE970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2774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EFFF0"/>
            <w:vAlign w:val="center"/>
          </w:tcPr>
          <w:p w14:paraId="629130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反派人设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9579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必填</w:t>
            </w:r>
          </w:p>
        </w:tc>
        <w:tc>
          <w:tcPr>
            <w:tcW w:w="6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1BD5AC0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ongti SC Regular" w:hAnsi="Songti SC Regular" w:eastAsia="Songti SC Regular" w:cs="Songti SC Regular"/>
                <w:i w:val="0"/>
                <w:iCs w:val="0"/>
                <w:color w:val="000000" w:themeColor="text1"/>
                <w:sz w:val="22"/>
                <w:szCs w:val="22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0BF98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2774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EFFF0"/>
            <w:vAlign w:val="center"/>
          </w:tcPr>
          <w:p w14:paraId="1D6A2C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配角人设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72B0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选填</w:t>
            </w:r>
          </w:p>
        </w:tc>
        <w:tc>
          <w:tcPr>
            <w:tcW w:w="6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7F4EB3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ongti SC Regular" w:hAnsi="Songti SC Regular" w:eastAsia="Songti SC Regular" w:cs="Songti SC Regular"/>
                <w:i w:val="0"/>
                <w:iCs w:val="0"/>
                <w:color w:val="000000" w:themeColor="text1"/>
                <w:sz w:val="22"/>
                <w:szCs w:val="22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159BC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2774" w:type="dxa"/>
            <w:vMerge w:val="restar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EFFF0"/>
            <w:vAlign w:val="center"/>
          </w:tcPr>
          <w:p w14:paraId="5BD2E5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color w:val="000000" w:themeColor="text1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大纲结构</w:t>
            </w:r>
            <w:r>
              <w:rPr>
                <w:rStyle w:val="7"/>
                <w:color w:val="000000" w:themeColor="text1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9"/>
                <w:color w:val="000000" w:themeColor="text1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（按照爽文结构，不少于 1000 字）</w:t>
            </w:r>
          </w:p>
        </w:tc>
        <w:tc>
          <w:tcPr>
            <w:tcW w:w="107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0636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必填</w:t>
            </w:r>
          </w:p>
        </w:tc>
        <w:tc>
          <w:tcPr>
            <w:tcW w:w="6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07FAA57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000000" w:themeColor="text1"/>
                <w:sz w:val="22"/>
                <w:szCs w:val="22"/>
                <w:u w:val="singl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64AE8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2774" w:type="dxa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EFFF0"/>
            <w:vAlign w:val="center"/>
          </w:tcPr>
          <w:p w14:paraId="6EA142DC">
            <w:pPr>
              <w:jc w:val="center"/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376CF4">
            <w:pPr>
              <w:jc w:val="center"/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6ABD449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000000" w:themeColor="text1"/>
                <w:sz w:val="22"/>
                <w:szCs w:val="22"/>
                <w:u w:val="singl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0867B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2774" w:type="dxa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EFFF0"/>
            <w:vAlign w:val="center"/>
          </w:tcPr>
          <w:p w14:paraId="4A1E24F4">
            <w:pPr>
              <w:jc w:val="center"/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5655E1">
            <w:pPr>
              <w:jc w:val="center"/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18B61B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000000" w:themeColor="text1"/>
                <w:sz w:val="22"/>
                <w:szCs w:val="22"/>
                <w:u w:val="singl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9DD6F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8" w:hRule="atLeast"/>
        </w:trPr>
        <w:tc>
          <w:tcPr>
            <w:tcW w:w="2774" w:type="dxa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EFFF0"/>
            <w:vAlign w:val="center"/>
          </w:tcPr>
          <w:p w14:paraId="46F3A81F">
            <w:pPr>
              <w:jc w:val="center"/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50ECFD">
            <w:pPr>
              <w:jc w:val="center"/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629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E45D4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000000" w:themeColor="text1"/>
                <w:sz w:val="22"/>
                <w:szCs w:val="22"/>
                <w:u w:val="single"/>
                <w14:textFill>
                  <w14:solidFill>
                    <w14:schemeClr w14:val="tx1"/>
                  </w14:solidFill>
                </w14:textFill>
              </w:rPr>
            </w:pPr>
            <w:bookmarkStart w:id="0" w:name="_GoBack"/>
            <w:bookmarkEnd w:id="0"/>
          </w:p>
        </w:tc>
      </w:tr>
    </w:tbl>
    <w:p w14:paraId="180ED9B1">
      <w:pPr>
        <w:rPr>
          <w:rFonts w:hint="eastAsia" w:eastAsiaTheme="minorEastAsia"/>
          <w:lang w:eastAsia="zh-CN"/>
        </w:rPr>
      </w:pPr>
    </w:p>
    <w:p w14:paraId="148B2EDE">
      <w:pPr>
        <w:rPr>
          <w:ins w:id="0" w:author="喵" w:date="2025-11-09T14:01:40Z"/>
          <w:rFonts w:hint="eastAsia" w:eastAsiaTheme="minorEastAsia"/>
          <w:lang w:eastAsia="zh-CN"/>
        </w:rPr>
      </w:pP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注意：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br w:type="textWrapping"/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同学可参考案例来完成选题大纲，事件要具体！</w:t>
      </w:r>
    </w:p>
    <w:tbl>
      <w:tblPr>
        <w:tblStyle w:val="2"/>
        <w:tblW w:w="10720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4"/>
        <w:gridCol w:w="953"/>
        <w:gridCol w:w="7443"/>
      </w:tblGrid>
      <w:tr w14:paraId="6164A8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1072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CC"/>
            <w:vAlign w:val="center"/>
          </w:tcPr>
          <w:p w14:paraId="2E75C2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Songti SC Regular" w:hAnsi="Songti SC Regular" w:eastAsia="Songti SC Regular" w:cs="Songti SC Regular"/>
                <w:i w:val="0"/>
                <w:iCs w:val="0"/>
                <w:color w:val="D83931"/>
                <w:sz w:val="22"/>
                <w:szCs w:val="22"/>
                <w:u w:val="none"/>
              </w:rPr>
            </w:pPr>
            <w:r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FF0000"/>
                <w:kern w:val="0"/>
                <w:sz w:val="28"/>
                <w:szCs w:val="28"/>
                <w:u w:val="none"/>
                <w:lang w:val="en-US" w:eastAsia="zh-CN" w:bidi="ar"/>
              </w:rPr>
              <w:t>选题大纲案例</w:t>
            </w:r>
            <w:r>
              <w:rPr>
                <w:rFonts w:hint="default" w:ascii="Songti SC Regular" w:hAnsi="Songti SC Regular" w:eastAsia="Songti SC Regular" w:cs="Songti SC Regular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｜生身母亲来袭</w:t>
            </w:r>
          </w:p>
        </w:tc>
      </w:tr>
      <w:tr w14:paraId="65A6A0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2324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EFFF0"/>
            <w:vAlign w:val="center"/>
          </w:tcPr>
          <w:p w14:paraId="30FBF7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DE7802"/>
                <w:sz w:val="22"/>
                <w:szCs w:val="22"/>
                <w:u w:val="none"/>
              </w:rPr>
            </w:pPr>
            <w:r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DE7802"/>
                <w:kern w:val="0"/>
                <w:sz w:val="22"/>
                <w:szCs w:val="22"/>
                <w:u w:val="none"/>
                <w:lang w:val="en-US" w:eastAsia="zh-CN" w:bidi="ar"/>
              </w:rPr>
              <w:t>故事名称</w:t>
            </w:r>
          </w:p>
        </w:tc>
        <w:tc>
          <w:tcPr>
            <w:tcW w:w="9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4CFA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D83931"/>
                <w:sz w:val="22"/>
                <w:szCs w:val="22"/>
                <w:u w:val="none"/>
              </w:rPr>
            </w:pPr>
            <w:r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D83931"/>
                <w:kern w:val="0"/>
                <w:sz w:val="22"/>
                <w:szCs w:val="22"/>
                <w:u w:val="none"/>
                <w:lang w:val="en-US" w:eastAsia="zh-CN" w:bidi="ar"/>
              </w:rPr>
              <w:t>必填</w:t>
            </w:r>
          </w:p>
        </w:tc>
        <w:tc>
          <w:tcPr>
            <w:tcW w:w="74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3BAD21A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ongti SC Regular" w:hAnsi="Songti SC Regular" w:eastAsia="Songti SC Regular" w:cs="Songti SC Regular"/>
                <w:i w:val="0"/>
                <w:iCs w:val="0"/>
                <w:color w:val="FF0000"/>
                <w:sz w:val="21"/>
                <w:szCs w:val="21"/>
                <w:u w:val="none"/>
              </w:rPr>
            </w:pPr>
            <w:r>
              <w:rPr>
                <w:rFonts w:hint="default" w:ascii="Songti SC Regular" w:hAnsi="Songti SC Regular" w:eastAsia="Songti SC Regular" w:cs="Songti SC Regular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生身母亲来袭</w:t>
            </w:r>
          </w:p>
        </w:tc>
      </w:tr>
      <w:tr w14:paraId="7F0989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8" w:hRule="atLeast"/>
        </w:trPr>
        <w:tc>
          <w:tcPr>
            <w:tcW w:w="2324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EFFF0"/>
            <w:vAlign w:val="center"/>
          </w:tcPr>
          <w:p w14:paraId="62BAC4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DE7802"/>
                <w:sz w:val="22"/>
                <w:szCs w:val="22"/>
                <w:u w:val="none"/>
              </w:rPr>
            </w:pPr>
            <w:r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DE7802"/>
                <w:kern w:val="0"/>
                <w:sz w:val="22"/>
                <w:szCs w:val="22"/>
                <w:u w:val="none"/>
                <w:lang w:val="en-US" w:eastAsia="zh-CN" w:bidi="ar"/>
              </w:rPr>
              <w:t>故事设定</w:t>
            </w:r>
          </w:p>
        </w:tc>
        <w:tc>
          <w:tcPr>
            <w:tcW w:w="9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81A8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D83931"/>
                <w:sz w:val="22"/>
                <w:szCs w:val="22"/>
                <w:u w:val="none"/>
              </w:rPr>
            </w:pPr>
            <w:r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D83931"/>
                <w:kern w:val="0"/>
                <w:sz w:val="22"/>
                <w:szCs w:val="22"/>
                <w:u w:val="none"/>
                <w:lang w:val="en-US" w:eastAsia="zh-CN" w:bidi="ar"/>
              </w:rPr>
              <w:t>必填</w:t>
            </w:r>
          </w:p>
        </w:tc>
        <w:tc>
          <w:tcPr>
            <w:tcW w:w="74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6E366D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ongti SC Regular" w:hAnsi="Songti SC Regular" w:eastAsia="Songti SC Regular" w:cs="Songti SC Regular"/>
                <w:i w:val="0"/>
                <w:iCs w:val="0"/>
                <w:color w:val="FF0000"/>
                <w:sz w:val="21"/>
                <w:szCs w:val="21"/>
                <w:u w:val="none"/>
              </w:rPr>
            </w:pPr>
            <w:r>
              <w:rPr>
                <w:rStyle w:val="4"/>
                <w:color w:val="FF0000"/>
                <w:sz w:val="21"/>
                <w:szCs w:val="21"/>
                <w:lang w:val="en-US" w:eastAsia="zh-CN" w:bidi="ar"/>
              </w:rPr>
              <w:t>抛弃我多年的父母</w:t>
            </w:r>
            <w:r>
              <w:rPr>
                <w:rStyle w:val="6"/>
                <w:color w:val="FF0000"/>
                <w:sz w:val="21"/>
                <w:szCs w:val="21"/>
                <w:lang w:val="en-US" w:eastAsia="zh-CN" w:bidi="ar"/>
              </w:rPr>
              <w:t>（社会痛点）</w:t>
            </w:r>
            <w:r>
              <w:rPr>
                <w:rStyle w:val="4"/>
                <w:color w:val="FF0000"/>
                <w:sz w:val="21"/>
                <w:szCs w:val="21"/>
                <w:lang w:val="en-US" w:eastAsia="zh-CN" w:bidi="ar"/>
              </w:rPr>
              <w:t>，突然出现堵门认亲</w:t>
            </w:r>
            <w:r>
              <w:rPr>
                <w:rStyle w:val="6"/>
                <w:color w:val="FF0000"/>
                <w:sz w:val="21"/>
                <w:szCs w:val="21"/>
                <w:lang w:val="en-US" w:eastAsia="zh-CN" w:bidi="ar"/>
              </w:rPr>
              <w:t>（开篇剧情）</w:t>
            </w:r>
            <w:r>
              <w:rPr>
                <w:rStyle w:val="4"/>
                <w:color w:val="FF0000"/>
                <w:sz w:val="21"/>
                <w:szCs w:val="21"/>
                <w:lang w:val="en-US" w:eastAsia="zh-CN" w:bidi="ar"/>
              </w:rPr>
              <w:t>，结果却是要用毁我清白的手段霸占我的房子</w:t>
            </w:r>
            <w:r>
              <w:rPr>
                <w:rStyle w:val="6"/>
                <w:color w:val="FF0000"/>
                <w:sz w:val="21"/>
                <w:szCs w:val="21"/>
                <w:lang w:val="en-US" w:eastAsia="zh-CN" w:bidi="ar"/>
              </w:rPr>
              <w:t>（剧情反转）</w:t>
            </w:r>
          </w:p>
        </w:tc>
      </w:tr>
      <w:tr w14:paraId="14EF93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2324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EFFF0"/>
            <w:vAlign w:val="center"/>
          </w:tcPr>
          <w:p w14:paraId="2E5734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DE7802"/>
                <w:sz w:val="22"/>
                <w:szCs w:val="22"/>
                <w:u w:val="none"/>
              </w:rPr>
            </w:pPr>
            <w:r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DE7802"/>
                <w:kern w:val="0"/>
                <w:sz w:val="22"/>
                <w:szCs w:val="22"/>
                <w:u w:val="none"/>
                <w:lang w:val="en-US" w:eastAsia="zh-CN" w:bidi="ar"/>
              </w:rPr>
              <w:t>核心卖点</w:t>
            </w:r>
          </w:p>
        </w:tc>
        <w:tc>
          <w:tcPr>
            <w:tcW w:w="9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29E0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2EA121"/>
                <w:sz w:val="22"/>
                <w:szCs w:val="22"/>
                <w:u w:val="none"/>
              </w:rPr>
            </w:pPr>
            <w:r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2EA121"/>
                <w:kern w:val="0"/>
                <w:sz w:val="22"/>
                <w:szCs w:val="22"/>
                <w:u w:val="none"/>
                <w:lang w:val="en-US" w:eastAsia="zh-CN" w:bidi="ar"/>
              </w:rPr>
              <w:t>选填</w:t>
            </w:r>
          </w:p>
        </w:tc>
        <w:tc>
          <w:tcPr>
            <w:tcW w:w="74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7FA21C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ongti SC Regular" w:hAnsi="Songti SC Regular" w:eastAsia="Songti SC Regular" w:cs="Songti SC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Songti SC Regular" w:hAnsi="Songti SC Regular" w:eastAsia="Songti SC Regular" w:cs="Songti SC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</w:tr>
      <w:tr w14:paraId="1E9D4F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8" w:hRule="atLeast"/>
        </w:trPr>
        <w:tc>
          <w:tcPr>
            <w:tcW w:w="2324" w:type="dxa"/>
            <w:vMerge w:val="restar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EFFF0"/>
            <w:vAlign w:val="center"/>
          </w:tcPr>
          <w:p w14:paraId="4EDEF5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DE7802"/>
                <w:sz w:val="22"/>
                <w:szCs w:val="22"/>
                <w:u w:val="none"/>
              </w:rPr>
            </w:pPr>
            <w:r>
              <w:rPr>
                <w:rStyle w:val="11"/>
                <w:sz w:val="22"/>
                <w:szCs w:val="22"/>
                <w:lang w:val="en-US" w:eastAsia="zh-CN" w:bidi="ar"/>
              </w:rPr>
              <w:t>主线钩子</w:t>
            </w:r>
            <w:r>
              <w:rPr>
                <w:rStyle w:val="11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Style w:val="8"/>
                <w:sz w:val="20"/>
                <w:szCs w:val="20"/>
                <w:lang w:val="en-US" w:eastAsia="zh-CN" w:bidi="ar"/>
              </w:rPr>
              <w:t>（作妖持续升级，不一定为 3 个）</w:t>
            </w:r>
          </w:p>
        </w:tc>
        <w:tc>
          <w:tcPr>
            <w:tcW w:w="95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AC98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D83931"/>
                <w:sz w:val="22"/>
                <w:szCs w:val="22"/>
                <w:u w:val="none"/>
              </w:rPr>
            </w:pPr>
            <w:r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D83931"/>
                <w:kern w:val="0"/>
                <w:sz w:val="22"/>
                <w:szCs w:val="22"/>
                <w:u w:val="none"/>
                <w:lang w:val="en-US" w:eastAsia="zh-CN" w:bidi="ar"/>
              </w:rPr>
              <w:t>必填</w:t>
            </w:r>
          </w:p>
        </w:tc>
        <w:tc>
          <w:tcPr>
            <w:tcW w:w="74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0E7010A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ongti SC Regular" w:hAnsi="Songti SC Regular" w:eastAsia="Songti SC Regular" w:cs="Songti SC Regular"/>
                <w:i w:val="0"/>
                <w:iCs w:val="0"/>
                <w:color w:val="FF0000"/>
                <w:sz w:val="21"/>
                <w:szCs w:val="21"/>
                <w:u w:val="none"/>
              </w:rPr>
            </w:pPr>
            <w:r>
              <w:rPr>
                <w:rStyle w:val="4"/>
                <w:color w:val="FF0000"/>
                <w:sz w:val="21"/>
                <w:szCs w:val="21"/>
                <w:lang w:val="en-US" w:eastAsia="zh-CN" w:bidi="ar"/>
              </w:rPr>
              <w:t>钩子核心设定：通过反派张彩环一家的</w:t>
            </w:r>
            <w:r>
              <w:rPr>
                <w:rStyle w:val="9"/>
                <w:b/>
                <w:bCs/>
                <w:color w:val="FF0000"/>
                <w:sz w:val="21"/>
                <w:szCs w:val="21"/>
                <w:lang w:val="en-US" w:eastAsia="zh-CN" w:bidi="ar"/>
              </w:rPr>
              <w:t>持续作妖升级</w:t>
            </w:r>
            <w:r>
              <w:rPr>
                <w:rStyle w:val="4"/>
                <w:color w:val="FF0000"/>
                <w:sz w:val="21"/>
                <w:szCs w:val="21"/>
                <w:lang w:val="en-US" w:eastAsia="zh-CN" w:bidi="ar"/>
              </w:rPr>
              <w:t>，积累读者</w:t>
            </w:r>
            <w:r>
              <w:rPr>
                <w:rStyle w:val="9"/>
                <w:b/>
                <w:bCs/>
                <w:color w:val="FF0000"/>
                <w:sz w:val="21"/>
                <w:szCs w:val="21"/>
                <w:lang w:val="en-US" w:eastAsia="zh-CN" w:bidi="ar"/>
              </w:rPr>
              <w:t>愤怒</w:t>
            </w:r>
            <w:r>
              <w:rPr>
                <w:rStyle w:val="4"/>
                <w:color w:val="FF0000"/>
                <w:sz w:val="21"/>
                <w:szCs w:val="21"/>
                <w:lang w:val="en-US" w:eastAsia="zh-CN" w:bidi="ar"/>
              </w:rPr>
              <w:t>，从而期待看到反派被</w:t>
            </w:r>
            <w:r>
              <w:rPr>
                <w:rStyle w:val="9"/>
                <w:b/>
                <w:bCs/>
                <w:color w:val="FF0000"/>
                <w:sz w:val="21"/>
                <w:szCs w:val="21"/>
                <w:lang w:val="en-US" w:eastAsia="zh-CN" w:bidi="ar"/>
              </w:rPr>
              <w:t>疯狂打脸</w:t>
            </w:r>
          </w:p>
        </w:tc>
      </w:tr>
      <w:tr w14:paraId="24FC5F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2324" w:type="dxa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EFFF0"/>
            <w:vAlign w:val="center"/>
          </w:tcPr>
          <w:p w14:paraId="2CD130A5">
            <w:pPr>
              <w:jc w:val="center"/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DE7802"/>
                <w:sz w:val="22"/>
                <w:szCs w:val="22"/>
                <w:u w:val="none"/>
              </w:rPr>
            </w:pPr>
          </w:p>
        </w:tc>
        <w:tc>
          <w:tcPr>
            <w:tcW w:w="95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41A333">
            <w:pPr>
              <w:jc w:val="center"/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D83931"/>
                <w:sz w:val="22"/>
                <w:szCs w:val="22"/>
                <w:u w:val="none"/>
              </w:rPr>
            </w:pPr>
          </w:p>
        </w:tc>
        <w:tc>
          <w:tcPr>
            <w:tcW w:w="74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2CD015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ongti SC Regular" w:hAnsi="Songti SC Regular" w:eastAsia="Songti SC Regular" w:cs="Songti SC Regular"/>
                <w:i w:val="0"/>
                <w:iCs w:val="0"/>
                <w:color w:val="FF0000"/>
                <w:sz w:val="21"/>
                <w:szCs w:val="21"/>
                <w:u w:val="none"/>
              </w:rPr>
            </w:pPr>
            <w:r>
              <w:rPr>
                <w:rStyle w:val="4"/>
                <w:color w:val="FF0000"/>
                <w:sz w:val="21"/>
                <w:szCs w:val="21"/>
                <w:lang w:val="en-US" w:eastAsia="zh-CN" w:bidi="ar"/>
              </w:rPr>
              <w:t>反派作妖行为 1 ：从突然出现</w:t>
            </w:r>
            <w:r>
              <w:rPr>
                <w:rStyle w:val="9"/>
                <w:b/>
                <w:bCs/>
                <w:color w:val="FF0000"/>
                <w:sz w:val="21"/>
                <w:szCs w:val="21"/>
                <w:lang w:val="en-US" w:eastAsia="zh-CN" w:bidi="ar"/>
              </w:rPr>
              <w:t>堵门认亲</w:t>
            </w:r>
            <w:r>
              <w:rPr>
                <w:rStyle w:val="4"/>
                <w:color w:val="FF0000"/>
                <w:sz w:val="21"/>
                <w:szCs w:val="21"/>
                <w:lang w:val="en-US" w:eastAsia="zh-CN" w:bidi="ar"/>
              </w:rPr>
              <w:t>，升级为想要</w:t>
            </w:r>
            <w:r>
              <w:rPr>
                <w:rStyle w:val="9"/>
                <w:b/>
                <w:bCs/>
                <w:color w:val="FF0000"/>
                <w:sz w:val="21"/>
                <w:szCs w:val="21"/>
                <w:lang w:val="en-US" w:eastAsia="zh-CN" w:bidi="ar"/>
              </w:rPr>
              <w:t>强行入住</w:t>
            </w:r>
          </w:p>
        </w:tc>
      </w:tr>
      <w:tr w14:paraId="7DE455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2324" w:type="dxa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EFFF0"/>
            <w:vAlign w:val="center"/>
          </w:tcPr>
          <w:p w14:paraId="1287DF1A">
            <w:pPr>
              <w:jc w:val="center"/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DE7802"/>
                <w:sz w:val="22"/>
                <w:szCs w:val="22"/>
                <w:u w:val="none"/>
              </w:rPr>
            </w:pPr>
          </w:p>
        </w:tc>
        <w:tc>
          <w:tcPr>
            <w:tcW w:w="95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3C12FC">
            <w:pPr>
              <w:jc w:val="center"/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D83931"/>
                <w:sz w:val="22"/>
                <w:szCs w:val="22"/>
                <w:u w:val="none"/>
              </w:rPr>
            </w:pPr>
          </w:p>
        </w:tc>
        <w:tc>
          <w:tcPr>
            <w:tcW w:w="74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26B50C3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ongti SC Regular" w:hAnsi="Songti SC Regular" w:eastAsia="Songti SC Regular" w:cs="Songti SC Regular"/>
                <w:i w:val="0"/>
                <w:iCs w:val="0"/>
                <w:color w:val="FF0000"/>
                <w:sz w:val="21"/>
                <w:szCs w:val="21"/>
                <w:u w:val="none"/>
              </w:rPr>
            </w:pPr>
            <w:r>
              <w:rPr>
                <w:rStyle w:val="4"/>
                <w:color w:val="FF0000"/>
                <w:sz w:val="21"/>
                <w:szCs w:val="21"/>
                <w:lang w:val="en-US" w:eastAsia="zh-CN" w:bidi="ar"/>
              </w:rPr>
              <w:t>作妖行为升级 2 ：</w:t>
            </w:r>
            <w:r>
              <w:rPr>
                <w:rStyle w:val="9"/>
                <w:b/>
                <w:bCs/>
                <w:color w:val="FF0000"/>
                <w:sz w:val="21"/>
                <w:szCs w:val="21"/>
                <w:lang w:val="en-US" w:eastAsia="zh-CN" w:bidi="ar"/>
              </w:rPr>
              <w:t>私自带儿子和儿媳入住</w:t>
            </w:r>
            <w:r>
              <w:rPr>
                <w:rStyle w:val="4"/>
                <w:color w:val="FF0000"/>
                <w:sz w:val="21"/>
                <w:szCs w:val="21"/>
                <w:lang w:val="en-US" w:eastAsia="zh-CN" w:bidi="ar"/>
              </w:rPr>
              <w:t>，并占用女主的物品</w:t>
            </w:r>
          </w:p>
        </w:tc>
      </w:tr>
      <w:tr w14:paraId="12568C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2324" w:type="dxa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EFFF0"/>
            <w:vAlign w:val="center"/>
          </w:tcPr>
          <w:p w14:paraId="63B05F41">
            <w:pPr>
              <w:jc w:val="center"/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DE7802"/>
                <w:sz w:val="22"/>
                <w:szCs w:val="22"/>
                <w:u w:val="none"/>
              </w:rPr>
            </w:pPr>
          </w:p>
        </w:tc>
        <w:tc>
          <w:tcPr>
            <w:tcW w:w="95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013EAE">
            <w:pPr>
              <w:jc w:val="center"/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D83931"/>
                <w:sz w:val="22"/>
                <w:szCs w:val="22"/>
                <w:u w:val="none"/>
              </w:rPr>
            </w:pPr>
          </w:p>
        </w:tc>
        <w:tc>
          <w:tcPr>
            <w:tcW w:w="74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23EBB7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ongti SC Regular" w:hAnsi="Songti SC Regular" w:eastAsia="Songti SC Regular" w:cs="Songti SC Regular"/>
                <w:i w:val="0"/>
                <w:iCs w:val="0"/>
                <w:color w:val="FF0000"/>
                <w:sz w:val="21"/>
                <w:szCs w:val="21"/>
                <w:u w:val="none"/>
              </w:rPr>
            </w:pPr>
            <w:r>
              <w:rPr>
                <w:rStyle w:val="4"/>
                <w:color w:val="FF0000"/>
                <w:sz w:val="21"/>
                <w:szCs w:val="21"/>
                <w:lang w:val="en-US" w:eastAsia="zh-CN" w:bidi="ar"/>
              </w:rPr>
              <w:t>作妖行为升级 3 ：设局陷害毁人清白，企图强迫结婚</w:t>
            </w:r>
            <w:r>
              <w:rPr>
                <w:rStyle w:val="9"/>
                <w:b/>
                <w:bCs/>
                <w:color w:val="FF0000"/>
                <w:sz w:val="21"/>
                <w:szCs w:val="21"/>
                <w:lang w:val="en-US" w:eastAsia="zh-CN" w:bidi="ar"/>
              </w:rPr>
              <w:t>霸占房产</w:t>
            </w:r>
          </w:p>
        </w:tc>
      </w:tr>
      <w:tr w14:paraId="153DBC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8" w:hRule="atLeast"/>
        </w:trPr>
        <w:tc>
          <w:tcPr>
            <w:tcW w:w="2324" w:type="dxa"/>
            <w:vMerge w:val="restar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EFFF0"/>
            <w:vAlign w:val="center"/>
          </w:tcPr>
          <w:p w14:paraId="57003F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DE7802"/>
                <w:sz w:val="22"/>
                <w:szCs w:val="22"/>
                <w:u w:val="none"/>
              </w:rPr>
            </w:pPr>
            <w:r>
              <w:rPr>
                <w:rStyle w:val="11"/>
                <w:sz w:val="22"/>
                <w:szCs w:val="22"/>
                <w:lang w:val="en-US" w:eastAsia="zh-CN" w:bidi="ar"/>
              </w:rPr>
              <w:t>开篇钩子</w:t>
            </w:r>
            <w:r>
              <w:rPr>
                <w:rStyle w:val="11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Style w:val="8"/>
                <w:sz w:val="20"/>
                <w:szCs w:val="20"/>
                <w:lang w:val="en-US" w:eastAsia="zh-CN" w:bidi="ar"/>
              </w:rPr>
              <w:t>（设计反常行为，不一定为 3 个）</w:t>
            </w:r>
          </w:p>
        </w:tc>
        <w:tc>
          <w:tcPr>
            <w:tcW w:w="95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1754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D83931"/>
                <w:sz w:val="22"/>
                <w:szCs w:val="22"/>
                <w:u w:val="none"/>
              </w:rPr>
            </w:pPr>
            <w:r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D83931"/>
                <w:kern w:val="0"/>
                <w:sz w:val="22"/>
                <w:szCs w:val="22"/>
                <w:u w:val="none"/>
                <w:lang w:val="en-US" w:eastAsia="zh-CN" w:bidi="ar"/>
              </w:rPr>
              <w:t>必填</w:t>
            </w:r>
          </w:p>
        </w:tc>
        <w:tc>
          <w:tcPr>
            <w:tcW w:w="74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3298C6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ongti SC Regular" w:hAnsi="Songti SC Regular" w:eastAsia="Songti SC Regular" w:cs="Songti SC Regular"/>
                <w:i w:val="0"/>
                <w:iCs w:val="0"/>
                <w:color w:val="FF0000"/>
                <w:sz w:val="21"/>
                <w:szCs w:val="21"/>
                <w:u w:val="none"/>
              </w:rPr>
            </w:pPr>
            <w:r>
              <w:rPr>
                <w:rStyle w:val="4"/>
                <w:color w:val="FF0000"/>
                <w:sz w:val="21"/>
                <w:szCs w:val="21"/>
                <w:lang w:val="en-US" w:eastAsia="zh-CN" w:bidi="ar"/>
              </w:rPr>
              <w:t>钩子核心设定：通过开篇张彩环</w:t>
            </w:r>
            <w:r>
              <w:rPr>
                <w:rStyle w:val="9"/>
                <w:b/>
                <w:bCs/>
                <w:color w:val="FF0000"/>
                <w:sz w:val="21"/>
                <w:szCs w:val="21"/>
                <w:lang w:val="en-US" w:eastAsia="zh-CN" w:bidi="ar"/>
              </w:rPr>
              <w:t>异常热情</w:t>
            </w:r>
            <w:r>
              <w:rPr>
                <w:rStyle w:val="4"/>
                <w:color w:val="FF0000"/>
                <w:sz w:val="21"/>
                <w:szCs w:val="21"/>
                <w:lang w:val="en-US" w:eastAsia="zh-CN" w:bidi="ar"/>
              </w:rPr>
              <w:t>的反常行为，让读者好奇她的</w:t>
            </w:r>
            <w:r>
              <w:rPr>
                <w:rStyle w:val="9"/>
                <w:b/>
                <w:bCs/>
                <w:color w:val="FF0000"/>
                <w:sz w:val="21"/>
                <w:szCs w:val="21"/>
                <w:lang w:val="en-US" w:eastAsia="zh-CN" w:bidi="ar"/>
              </w:rPr>
              <w:t>真实目的</w:t>
            </w:r>
            <w:r>
              <w:rPr>
                <w:rStyle w:val="4"/>
                <w:color w:val="FF0000"/>
                <w:sz w:val="21"/>
                <w:szCs w:val="21"/>
                <w:lang w:val="en-US" w:eastAsia="zh-CN" w:bidi="ar"/>
              </w:rPr>
              <w:t>，从而想要</w:t>
            </w:r>
            <w:r>
              <w:rPr>
                <w:rStyle w:val="9"/>
                <w:b/>
                <w:bCs/>
                <w:color w:val="FF0000"/>
                <w:sz w:val="21"/>
                <w:szCs w:val="21"/>
                <w:lang w:val="en-US" w:eastAsia="zh-CN" w:bidi="ar"/>
              </w:rPr>
              <w:t>继续阅读</w:t>
            </w:r>
          </w:p>
        </w:tc>
      </w:tr>
      <w:tr w14:paraId="78EAE7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2324" w:type="dxa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EFFF0"/>
            <w:vAlign w:val="center"/>
          </w:tcPr>
          <w:p w14:paraId="46442277">
            <w:pPr>
              <w:jc w:val="center"/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DE7802"/>
                <w:sz w:val="22"/>
                <w:szCs w:val="22"/>
                <w:u w:val="none"/>
              </w:rPr>
            </w:pPr>
          </w:p>
        </w:tc>
        <w:tc>
          <w:tcPr>
            <w:tcW w:w="95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931089">
            <w:pPr>
              <w:jc w:val="center"/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D83931"/>
                <w:sz w:val="22"/>
                <w:szCs w:val="22"/>
                <w:u w:val="none"/>
              </w:rPr>
            </w:pPr>
          </w:p>
        </w:tc>
        <w:tc>
          <w:tcPr>
            <w:tcW w:w="74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03695E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ongti SC Regular" w:hAnsi="Songti SC Regular" w:eastAsia="Songti SC Regular" w:cs="Songti SC Regular"/>
                <w:i w:val="0"/>
                <w:iCs w:val="0"/>
                <w:color w:val="FF0000"/>
                <w:sz w:val="21"/>
                <w:szCs w:val="21"/>
                <w:u w:val="none"/>
              </w:rPr>
            </w:pPr>
            <w:r>
              <w:rPr>
                <w:rStyle w:val="4"/>
                <w:color w:val="FF0000"/>
                <w:sz w:val="21"/>
                <w:szCs w:val="21"/>
                <w:lang w:val="en-US" w:eastAsia="zh-CN" w:bidi="ar"/>
              </w:rPr>
              <w:t>反常行为埋点 1 ：多年不管，却突然</w:t>
            </w:r>
            <w:r>
              <w:rPr>
                <w:rStyle w:val="9"/>
                <w:b/>
                <w:bCs/>
                <w:color w:val="FF0000"/>
                <w:sz w:val="21"/>
                <w:szCs w:val="21"/>
                <w:lang w:val="en-US" w:eastAsia="zh-CN" w:bidi="ar"/>
              </w:rPr>
              <w:t>堵门认亲</w:t>
            </w:r>
            <w:r>
              <w:rPr>
                <w:rStyle w:val="4"/>
                <w:color w:val="FF0000"/>
                <w:sz w:val="21"/>
                <w:szCs w:val="21"/>
                <w:lang w:val="en-US" w:eastAsia="zh-CN" w:bidi="ar"/>
              </w:rPr>
              <w:t>，且极度热情</w:t>
            </w:r>
          </w:p>
        </w:tc>
      </w:tr>
      <w:tr w14:paraId="42C24F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2324" w:type="dxa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EFFF0"/>
            <w:vAlign w:val="center"/>
          </w:tcPr>
          <w:p w14:paraId="12EB56F9">
            <w:pPr>
              <w:jc w:val="center"/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DE7802"/>
                <w:sz w:val="22"/>
                <w:szCs w:val="22"/>
                <w:u w:val="none"/>
              </w:rPr>
            </w:pPr>
          </w:p>
        </w:tc>
        <w:tc>
          <w:tcPr>
            <w:tcW w:w="95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FFA2B9">
            <w:pPr>
              <w:jc w:val="center"/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D83931"/>
                <w:sz w:val="22"/>
                <w:szCs w:val="22"/>
                <w:u w:val="none"/>
              </w:rPr>
            </w:pPr>
          </w:p>
        </w:tc>
        <w:tc>
          <w:tcPr>
            <w:tcW w:w="74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3B8555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ongti SC Regular" w:hAnsi="Songti SC Regular" w:eastAsia="Songti SC Regular" w:cs="Songti SC Regular"/>
                <w:i w:val="0"/>
                <w:iCs w:val="0"/>
                <w:color w:val="FF0000"/>
                <w:sz w:val="21"/>
                <w:szCs w:val="21"/>
                <w:u w:val="none"/>
              </w:rPr>
            </w:pPr>
            <w:r>
              <w:rPr>
                <w:rStyle w:val="4"/>
                <w:color w:val="FF0000"/>
                <w:sz w:val="21"/>
                <w:szCs w:val="21"/>
                <w:lang w:val="en-US" w:eastAsia="zh-CN" w:bidi="ar"/>
              </w:rPr>
              <w:t>反常行为埋点 2 ：被拒绝后仍坚持照顾，做饭打扫</w:t>
            </w:r>
            <w:r>
              <w:rPr>
                <w:rStyle w:val="9"/>
                <w:b/>
                <w:bCs/>
                <w:color w:val="FF0000"/>
                <w:sz w:val="21"/>
                <w:szCs w:val="21"/>
                <w:lang w:val="en-US" w:eastAsia="zh-CN" w:bidi="ar"/>
              </w:rPr>
              <w:t>不肯离开</w:t>
            </w:r>
          </w:p>
        </w:tc>
      </w:tr>
      <w:tr w14:paraId="3FB0AD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2324" w:type="dxa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EFFF0"/>
            <w:vAlign w:val="center"/>
          </w:tcPr>
          <w:p w14:paraId="1AFE3E04">
            <w:pPr>
              <w:jc w:val="center"/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DE7802"/>
                <w:sz w:val="22"/>
                <w:szCs w:val="22"/>
                <w:u w:val="none"/>
              </w:rPr>
            </w:pPr>
          </w:p>
        </w:tc>
        <w:tc>
          <w:tcPr>
            <w:tcW w:w="95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0F22D6">
            <w:pPr>
              <w:jc w:val="center"/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D83931"/>
                <w:sz w:val="22"/>
                <w:szCs w:val="22"/>
                <w:u w:val="none"/>
              </w:rPr>
            </w:pPr>
          </w:p>
        </w:tc>
        <w:tc>
          <w:tcPr>
            <w:tcW w:w="74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0EA3D75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ongti SC Regular" w:hAnsi="Songti SC Regular" w:eastAsia="Songti SC Regular" w:cs="Songti SC Regular"/>
                <w:i w:val="0"/>
                <w:iCs w:val="0"/>
                <w:color w:val="FF0000"/>
                <w:sz w:val="21"/>
                <w:szCs w:val="21"/>
                <w:u w:val="none"/>
              </w:rPr>
            </w:pPr>
            <w:r>
              <w:rPr>
                <w:rStyle w:val="4"/>
                <w:color w:val="FF0000"/>
                <w:sz w:val="21"/>
                <w:szCs w:val="21"/>
                <w:lang w:val="en-US" w:eastAsia="zh-CN" w:bidi="ar"/>
              </w:rPr>
              <w:t>反常行为埋点 3 ：非要女主</w:t>
            </w:r>
            <w:r>
              <w:rPr>
                <w:rStyle w:val="9"/>
                <w:b/>
                <w:bCs/>
                <w:color w:val="FF0000"/>
                <w:sz w:val="21"/>
                <w:szCs w:val="21"/>
                <w:lang w:val="en-US" w:eastAsia="zh-CN" w:bidi="ar"/>
              </w:rPr>
              <w:t>亲自送她回乡下</w:t>
            </w:r>
            <w:r>
              <w:rPr>
                <w:rStyle w:val="4"/>
                <w:color w:val="FF0000"/>
                <w:sz w:val="21"/>
                <w:szCs w:val="21"/>
                <w:lang w:val="en-US" w:eastAsia="zh-CN" w:bidi="ar"/>
              </w:rPr>
              <w:t>，眼神透露深意</w:t>
            </w:r>
          </w:p>
        </w:tc>
      </w:tr>
      <w:tr w14:paraId="75C64D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7" w:hRule="atLeast"/>
        </w:trPr>
        <w:tc>
          <w:tcPr>
            <w:tcW w:w="2324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EFFF0"/>
            <w:vAlign w:val="center"/>
          </w:tcPr>
          <w:p w14:paraId="4F7EED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DE7802"/>
                <w:sz w:val="22"/>
                <w:szCs w:val="22"/>
                <w:u w:val="none"/>
              </w:rPr>
            </w:pPr>
            <w:r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DE7802"/>
                <w:kern w:val="0"/>
                <w:sz w:val="22"/>
                <w:szCs w:val="22"/>
                <w:u w:val="none"/>
                <w:lang w:val="en-US" w:eastAsia="zh-CN" w:bidi="ar"/>
              </w:rPr>
              <w:t>主角人设</w:t>
            </w:r>
          </w:p>
        </w:tc>
        <w:tc>
          <w:tcPr>
            <w:tcW w:w="9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3C41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D83931"/>
                <w:sz w:val="22"/>
                <w:szCs w:val="22"/>
                <w:u w:val="none"/>
              </w:rPr>
            </w:pPr>
            <w:r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D83931"/>
                <w:kern w:val="0"/>
                <w:sz w:val="22"/>
                <w:szCs w:val="22"/>
                <w:u w:val="none"/>
                <w:lang w:val="en-US" w:eastAsia="zh-CN" w:bidi="ar"/>
              </w:rPr>
              <w:t>必填</w:t>
            </w:r>
          </w:p>
        </w:tc>
        <w:tc>
          <w:tcPr>
            <w:tcW w:w="74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787E09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ongti SC Regular" w:hAnsi="Songti SC Regular" w:eastAsia="Songti SC Regular" w:cs="Songti SC Regular"/>
                <w:i w:val="0"/>
                <w:iCs w:val="0"/>
                <w:color w:val="FF0000"/>
                <w:sz w:val="21"/>
                <w:szCs w:val="21"/>
                <w:u w:val="none"/>
              </w:rPr>
            </w:pPr>
            <w:r>
              <w:rPr>
                <w:rFonts w:hint="default" w:ascii="Songti SC Regular" w:hAnsi="Songti SC Regular" w:eastAsia="Songti SC Regular" w:cs="Songti SC Regular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25岁的都市白领，婴儿时被遗弃，在养父母的疼爱中长大。善良但有底线的现代职场女性，性格理智冷静、独立有城府，职场能力强，有证据意识，懂得用法律保护自己，不被亲情绑架，最终用证据揭穿所有阴谋。</w:t>
            </w:r>
          </w:p>
        </w:tc>
      </w:tr>
      <w:tr w14:paraId="35D61B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2" w:hRule="atLeast"/>
        </w:trPr>
        <w:tc>
          <w:tcPr>
            <w:tcW w:w="2324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EFFF0"/>
            <w:vAlign w:val="center"/>
          </w:tcPr>
          <w:p w14:paraId="4CF8C8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DE7802"/>
                <w:sz w:val="22"/>
                <w:szCs w:val="22"/>
                <w:u w:val="none"/>
              </w:rPr>
            </w:pPr>
            <w:r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DE7802"/>
                <w:kern w:val="0"/>
                <w:sz w:val="22"/>
                <w:szCs w:val="22"/>
                <w:u w:val="none"/>
                <w:lang w:val="en-US" w:eastAsia="zh-CN" w:bidi="ar"/>
              </w:rPr>
              <w:t>反派人设</w:t>
            </w:r>
          </w:p>
        </w:tc>
        <w:tc>
          <w:tcPr>
            <w:tcW w:w="9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5736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D83931"/>
                <w:sz w:val="22"/>
                <w:szCs w:val="22"/>
                <w:u w:val="none"/>
              </w:rPr>
            </w:pPr>
            <w:r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D83931"/>
                <w:kern w:val="0"/>
                <w:sz w:val="22"/>
                <w:szCs w:val="22"/>
                <w:u w:val="none"/>
                <w:lang w:val="en-US" w:eastAsia="zh-CN" w:bidi="ar"/>
              </w:rPr>
              <w:t>必填</w:t>
            </w:r>
          </w:p>
        </w:tc>
        <w:tc>
          <w:tcPr>
            <w:tcW w:w="74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5666ED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ongti SC Regular" w:hAnsi="Songti SC Regular" w:eastAsia="Songti SC Regular" w:cs="Songti SC Regular"/>
                <w:i w:val="0"/>
                <w:iCs w:val="0"/>
                <w:color w:val="FF0000"/>
                <w:sz w:val="21"/>
                <w:szCs w:val="21"/>
                <w:u w:val="none"/>
              </w:rPr>
            </w:pPr>
            <w:r>
              <w:rPr>
                <w:rFonts w:hint="default" w:ascii="Songti SC Regular" w:hAnsi="Songti SC Regular" w:eastAsia="Songti SC Regular" w:cs="Songti SC Regular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女主生身母亲，农村中年妇女，穿着廉价。贪婪自私，性格泼辣、善于算计、撒泼打滚，擅长装可怜博同情。重男轻女典型代表，因女主是女孩就将其抛弃，25年后得知女主有钱上门算计。</w:t>
            </w:r>
          </w:p>
        </w:tc>
      </w:tr>
      <w:tr w14:paraId="66D27A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2324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EFFF0"/>
            <w:vAlign w:val="center"/>
          </w:tcPr>
          <w:p w14:paraId="328FF1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DE7802"/>
                <w:sz w:val="22"/>
                <w:szCs w:val="22"/>
                <w:u w:val="none"/>
              </w:rPr>
            </w:pPr>
            <w:r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DE7802"/>
                <w:kern w:val="0"/>
                <w:sz w:val="22"/>
                <w:szCs w:val="22"/>
                <w:u w:val="none"/>
                <w:lang w:val="en-US" w:eastAsia="zh-CN" w:bidi="ar"/>
              </w:rPr>
              <w:t>配角人设</w:t>
            </w:r>
          </w:p>
        </w:tc>
        <w:tc>
          <w:tcPr>
            <w:tcW w:w="9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90C7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2EA121"/>
                <w:sz w:val="22"/>
                <w:szCs w:val="22"/>
                <w:u w:val="none"/>
              </w:rPr>
            </w:pPr>
            <w:r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2EA121"/>
                <w:kern w:val="0"/>
                <w:sz w:val="22"/>
                <w:szCs w:val="22"/>
                <w:u w:val="none"/>
                <w:lang w:val="en-US" w:eastAsia="zh-CN" w:bidi="ar"/>
              </w:rPr>
              <w:t>选填</w:t>
            </w:r>
          </w:p>
        </w:tc>
        <w:tc>
          <w:tcPr>
            <w:tcW w:w="74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3B5FDD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ongti SC Regular" w:hAnsi="Songti SC Regular" w:eastAsia="Songti SC Regular" w:cs="Songti SC Regular"/>
                <w:i w:val="0"/>
                <w:iCs w:val="0"/>
                <w:color w:val="FF0000"/>
                <w:sz w:val="21"/>
                <w:szCs w:val="21"/>
                <w:u w:val="none"/>
              </w:rPr>
            </w:pPr>
            <w:r>
              <w:rPr>
                <w:rFonts w:hint="default" w:ascii="Songti SC Regular" w:hAnsi="Songti SC Regular" w:eastAsia="Songti SC Regular" w:cs="Songti SC Regular"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</w:tr>
      <w:tr w14:paraId="33865E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2324" w:type="dxa"/>
            <w:vMerge w:val="restar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EFFF0"/>
            <w:vAlign w:val="center"/>
          </w:tcPr>
          <w:p w14:paraId="4D8FD8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DE7802"/>
                <w:sz w:val="22"/>
                <w:szCs w:val="22"/>
                <w:u w:val="none"/>
              </w:rPr>
            </w:pPr>
            <w:r>
              <w:rPr>
                <w:rStyle w:val="11"/>
                <w:sz w:val="22"/>
                <w:szCs w:val="22"/>
                <w:lang w:val="en-US" w:eastAsia="zh-CN" w:bidi="ar"/>
              </w:rPr>
              <w:t>大纲结构</w:t>
            </w:r>
            <w:r>
              <w:rPr>
                <w:rStyle w:val="11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Style w:val="12"/>
                <w:sz w:val="20"/>
                <w:szCs w:val="20"/>
                <w:lang w:val="en-US" w:eastAsia="zh-CN" w:bidi="ar"/>
              </w:rPr>
              <w:t>（按照爽文结构，不少于 1000 字）</w:t>
            </w:r>
          </w:p>
        </w:tc>
        <w:tc>
          <w:tcPr>
            <w:tcW w:w="95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852E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D83931"/>
                <w:sz w:val="22"/>
                <w:szCs w:val="22"/>
                <w:u w:val="none"/>
              </w:rPr>
            </w:pPr>
            <w:r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D83931"/>
                <w:kern w:val="0"/>
                <w:sz w:val="22"/>
                <w:szCs w:val="22"/>
                <w:u w:val="none"/>
                <w:lang w:val="en-US" w:eastAsia="zh-CN" w:bidi="ar"/>
              </w:rPr>
              <w:t>必填</w:t>
            </w:r>
          </w:p>
        </w:tc>
        <w:tc>
          <w:tcPr>
            <w:tcW w:w="74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3AA5B7C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FF0000"/>
                <w:sz w:val="21"/>
                <w:szCs w:val="21"/>
                <w:u w:val="single"/>
              </w:rPr>
            </w:pPr>
            <w:r>
              <w:rPr>
                <w:rStyle w:val="10"/>
                <w:color w:val="FF0000"/>
                <w:sz w:val="21"/>
                <w:szCs w:val="21"/>
                <w:lang w:val="en-US" w:eastAsia="zh-CN" w:bidi="ar"/>
              </w:rPr>
              <w:t>阶段 1</w:t>
            </w:r>
            <w:r>
              <w:rPr>
                <w:rStyle w:val="13"/>
                <w:color w:val="FF0000"/>
                <w:sz w:val="21"/>
                <w:szCs w:val="21"/>
                <w:u w:val="single"/>
                <w:lang w:val="en-US" w:eastAsia="zh-CN" w:bidi="ar"/>
              </w:rPr>
              <w:t>｜故事开篇困境｜开篇部分</w:t>
            </w:r>
            <w:r>
              <w:rPr>
                <w:rStyle w:val="13"/>
                <w:color w:val="FF0000"/>
                <w:sz w:val="21"/>
                <w:szCs w:val="21"/>
                <w:u w:val="single"/>
                <w:lang w:val="en-US" w:eastAsia="zh-CN" w:bidi="ar"/>
              </w:rPr>
              <w:br w:type="textWrapping"/>
            </w:r>
            <w:r>
              <w:rPr>
                <w:rStyle w:val="4"/>
                <w:color w:val="FF0000"/>
                <w:sz w:val="21"/>
                <w:szCs w:val="21"/>
                <w:u w:val="single"/>
                <w:lang w:val="en-US" w:eastAsia="zh-CN" w:bidi="ar"/>
              </w:rPr>
              <w:t>上班时，自称是女主“生身母亲”的张彩环上门，说25年前“不小心”把她弄丢了，现在来认亲。女主表明不认识她，让她离开。第二天早上，女主出门上班，却发现张彩环裹着破被子睡在家门口。女主想赶她走，张彩环说没地方住要看女儿。女主上班后，物业打电话说她妈骚扰邻居要吃要喝，让女主回来处理。女主心软回了家。女主感觉被算计，但还是让张彩环进了家门，张彩环在家里耗了好多天。</w:t>
            </w:r>
          </w:p>
        </w:tc>
      </w:tr>
      <w:tr w14:paraId="511C58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26" w:hRule="atLeast"/>
        </w:trPr>
        <w:tc>
          <w:tcPr>
            <w:tcW w:w="2324" w:type="dxa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EFFF0"/>
            <w:vAlign w:val="center"/>
          </w:tcPr>
          <w:p w14:paraId="1AAF04BE">
            <w:pPr>
              <w:jc w:val="center"/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DE7802"/>
                <w:sz w:val="22"/>
                <w:szCs w:val="22"/>
                <w:u w:val="none"/>
              </w:rPr>
            </w:pPr>
          </w:p>
        </w:tc>
        <w:tc>
          <w:tcPr>
            <w:tcW w:w="95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42AA35">
            <w:pPr>
              <w:jc w:val="center"/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D83931"/>
                <w:sz w:val="22"/>
                <w:szCs w:val="22"/>
                <w:u w:val="none"/>
              </w:rPr>
            </w:pPr>
          </w:p>
        </w:tc>
        <w:tc>
          <w:tcPr>
            <w:tcW w:w="74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66527FC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FF0000"/>
                <w:sz w:val="21"/>
                <w:szCs w:val="21"/>
                <w:u w:val="single"/>
              </w:rPr>
            </w:pPr>
            <w:r>
              <w:rPr>
                <w:rStyle w:val="10"/>
                <w:color w:val="FF0000"/>
                <w:sz w:val="21"/>
                <w:szCs w:val="21"/>
                <w:lang w:val="en-US" w:eastAsia="zh-CN" w:bidi="ar"/>
              </w:rPr>
              <w:t>阶段 2</w:t>
            </w:r>
            <w:r>
              <w:rPr>
                <w:rStyle w:val="13"/>
                <w:color w:val="FF0000"/>
                <w:sz w:val="21"/>
                <w:szCs w:val="21"/>
                <w:u w:val="single"/>
                <w:lang w:val="en-US" w:eastAsia="zh-CN" w:bidi="ar"/>
              </w:rPr>
              <w:t>｜反派作妖升级｜发展部分</w:t>
            </w:r>
            <w:r>
              <w:rPr>
                <w:rStyle w:val="13"/>
                <w:color w:val="FF0000"/>
                <w:sz w:val="21"/>
                <w:szCs w:val="21"/>
                <w:u w:val="single"/>
                <w:lang w:val="en-US" w:eastAsia="zh-CN" w:bidi="ar"/>
              </w:rPr>
              <w:br w:type="textWrapping"/>
            </w:r>
            <w:r>
              <w:rPr>
                <w:rStyle w:val="4"/>
                <w:color w:val="FF0000"/>
                <w:sz w:val="21"/>
                <w:szCs w:val="21"/>
                <w:u w:val="single"/>
                <w:lang w:val="en-US" w:eastAsia="zh-CN" w:bidi="ar"/>
              </w:rPr>
              <w:t>女主出差期间，张彩环偷用女主头发和牙刷做了亲子鉴定证明血缘关系。女主出差回来发现家里住着陌生女人乔娜，穿着自己的睡衣。女主报警后得知，张彩环把儿子李海和女友乔娜接来住，谎称城里有房给儿子撑面子。警察调查后认定是家庭矛盾准备离开。</w:t>
            </w:r>
            <w:r>
              <w:rPr>
                <w:rStyle w:val="4"/>
                <w:color w:val="FF0000"/>
                <w:sz w:val="21"/>
                <w:szCs w:val="21"/>
                <w:u w:val="single"/>
                <w:lang w:val="en-US" w:eastAsia="zh-CN" w:bidi="ar"/>
              </w:rPr>
              <w:br w:type="textWrapping"/>
            </w:r>
            <w:r>
              <w:rPr>
                <w:rStyle w:val="4"/>
                <w:color w:val="FF0000"/>
                <w:sz w:val="21"/>
                <w:szCs w:val="21"/>
                <w:u w:val="single"/>
                <w:lang w:val="en-US" w:eastAsia="zh-CN" w:bidi="ar"/>
              </w:rPr>
              <w:t>女主发现养父母的遗照被收走，李海说“遗照摆家里多吓人”。女主怒了，把李海和乔娜的东西全扔出门外。李海暴怒要打女主，被警察拦下后一脚踹向女主，却踹中了张彩环。张彩环被送医院，李海和女主被带去警局。</w:t>
            </w:r>
            <w:r>
              <w:rPr>
                <w:rStyle w:val="4"/>
                <w:color w:val="FF0000"/>
                <w:sz w:val="21"/>
                <w:szCs w:val="21"/>
                <w:u w:val="single"/>
                <w:lang w:val="en-US" w:eastAsia="zh-CN" w:bidi="ar"/>
              </w:rPr>
              <w:br w:type="textWrapping"/>
            </w:r>
            <w:r>
              <w:rPr>
                <w:rStyle w:val="4"/>
                <w:color w:val="FF0000"/>
                <w:sz w:val="21"/>
                <w:szCs w:val="21"/>
                <w:u w:val="single"/>
                <w:lang w:val="en-US" w:eastAsia="zh-CN" w:bidi="ar"/>
              </w:rPr>
              <w:t>女主回家查看监控，视频里张彩环对李海说：“她嫁人了，这房子不就是你的了吗？”女主恍然大悟，所有的"母爱"都是为了房产。医院里，乔娜提出让女主送他们回家，“你看，阿姨都这样了，我们回去不太方便......”女主确实不理解：“那你们想怎么回去？”乔娜说：“姐姐要不送我们回去吧，我们确实没钱了，行李也有不少。”女主看着满脸诚恳的乔娜，答应了。她太想知道这个“生身母亲”还能做出什么事儿。</w:t>
            </w:r>
            <w:r>
              <w:rPr>
                <w:rStyle w:val="4"/>
                <w:color w:val="FF0000"/>
                <w:sz w:val="21"/>
                <w:szCs w:val="21"/>
                <w:u w:val="single"/>
                <w:lang w:val="en-US" w:eastAsia="zh-CN" w:bidi="ar"/>
              </w:rPr>
              <w:br w:type="textWrapping"/>
            </w:r>
            <w:r>
              <w:rPr>
                <w:rStyle w:val="4"/>
                <w:color w:val="FF0000"/>
                <w:sz w:val="21"/>
                <w:szCs w:val="21"/>
                <w:u w:val="single"/>
                <w:lang w:val="en-US" w:eastAsia="zh-CN" w:bidi="ar"/>
              </w:rPr>
              <w:t>回到山村，遇到张强色眯眯盯着女主。晚饭时张强摸女主大腿，女主把冰水从他头浇下。张彩环说张强喜欢她该找婆家了，李柱说“父母之命”。女主知道了——让她嫁张强，房子就归儿子。</w:t>
            </w:r>
            <w:r>
              <w:rPr>
                <w:rStyle w:val="4"/>
                <w:color w:val="FF0000"/>
                <w:sz w:val="21"/>
                <w:szCs w:val="21"/>
                <w:u w:val="single"/>
                <w:lang w:val="en-US" w:eastAsia="zh-CN" w:bidi="ar"/>
              </w:rPr>
              <w:br w:type="textWrapping"/>
            </w:r>
            <w:r>
              <w:rPr>
                <w:rStyle w:val="4"/>
                <w:color w:val="FF0000"/>
                <w:sz w:val="21"/>
                <w:szCs w:val="21"/>
                <w:u w:val="single"/>
                <w:lang w:val="en-US" w:eastAsia="zh-CN" w:bidi="ar"/>
              </w:rPr>
              <w:t>晚上，女主在屋内，反锁门并用椅子顶住，给同事王笑打视频电话让他全程录像。临近凌晨，张强赤身裸体从窗户钻进来。女主掏出防狼棒将他击晕，拍照取证，并用绳子把张强绑在椅子上。</w:t>
            </w:r>
          </w:p>
        </w:tc>
      </w:tr>
      <w:tr w14:paraId="7F2E42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5" w:hRule="atLeast"/>
        </w:trPr>
        <w:tc>
          <w:tcPr>
            <w:tcW w:w="2324" w:type="dxa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EFFF0"/>
            <w:vAlign w:val="center"/>
          </w:tcPr>
          <w:p w14:paraId="3B1D9B44">
            <w:pPr>
              <w:jc w:val="center"/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DE7802"/>
                <w:sz w:val="22"/>
                <w:szCs w:val="22"/>
                <w:u w:val="none"/>
              </w:rPr>
            </w:pPr>
          </w:p>
        </w:tc>
        <w:tc>
          <w:tcPr>
            <w:tcW w:w="95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3EB3F6">
            <w:pPr>
              <w:jc w:val="center"/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D83931"/>
                <w:sz w:val="22"/>
                <w:szCs w:val="22"/>
                <w:u w:val="none"/>
              </w:rPr>
            </w:pPr>
          </w:p>
        </w:tc>
        <w:tc>
          <w:tcPr>
            <w:tcW w:w="74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0C8DD4E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FF0000"/>
                <w:sz w:val="21"/>
                <w:szCs w:val="21"/>
                <w:u w:val="single"/>
              </w:rPr>
            </w:pPr>
            <w:r>
              <w:rPr>
                <w:rStyle w:val="10"/>
                <w:color w:val="FF0000"/>
                <w:sz w:val="21"/>
                <w:szCs w:val="21"/>
                <w:lang w:val="en-US" w:eastAsia="zh-CN" w:bidi="ar"/>
              </w:rPr>
              <w:t>阶段 3</w:t>
            </w:r>
            <w:r>
              <w:rPr>
                <w:rStyle w:val="13"/>
                <w:color w:val="FF0000"/>
                <w:sz w:val="21"/>
                <w:szCs w:val="21"/>
                <w:u w:val="single"/>
                <w:lang w:val="en-US" w:eastAsia="zh-CN" w:bidi="ar"/>
              </w:rPr>
              <w:t>｜ 打脸爽点时刻｜高潮部分</w:t>
            </w:r>
            <w:r>
              <w:rPr>
                <w:rStyle w:val="13"/>
                <w:color w:val="FF0000"/>
                <w:sz w:val="21"/>
                <w:szCs w:val="21"/>
                <w:u w:val="single"/>
                <w:lang w:val="en-US" w:eastAsia="zh-CN" w:bidi="ar"/>
              </w:rPr>
              <w:br w:type="textWrapping"/>
            </w:r>
            <w:r>
              <w:rPr>
                <w:rStyle w:val="4"/>
                <w:color w:val="FF0000"/>
                <w:sz w:val="21"/>
                <w:szCs w:val="21"/>
                <w:u w:val="single"/>
                <w:lang w:val="en-US" w:eastAsia="zh-CN" w:bidi="ar"/>
              </w:rPr>
              <w:br w:type="textWrapping"/>
            </w:r>
            <w:r>
              <w:rPr>
                <w:rStyle w:val="4"/>
                <w:color w:val="FF0000"/>
                <w:sz w:val="21"/>
                <w:szCs w:val="21"/>
                <w:u w:val="single"/>
                <w:lang w:val="en-US" w:eastAsia="zh-CN" w:bidi="ar"/>
              </w:rPr>
              <w:t>天亮后报警，李招娣来了，一开门就给女主一巴掌，女主反手还了一巴掌和一脚。李柱砸开门，看到张强被绑，张彩环说是相亲误会，张强说是女主约他来的。女主拿出毛巾，说已录下张强爬窗视频。张强崩溃供出是李氏夫妇让他干的，想把女儿许配给他用房子交换，准备生米煮成熟饭。</w:t>
            </w:r>
            <w:r>
              <w:rPr>
                <w:rStyle w:val="4"/>
                <w:color w:val="FF0000"/>
                <w:sz w:val="21"/>
                <w:szCs w:val="21"/>
                <w:u w:val="single"/>
                <w:lang w:val="en-US" w:eastAsia="zh-CN" w:bidi="ar"/>
              </w:rPr>
              <w:br w:type="textWrapping"/>
            </w:r>
            <w:r>
              <w:rPr>
                <w:rStyle w:val="4"/>
                <w:color w:val="FF0000"/>
                <w:sz w:val="21"/>
                <w:szCs w:val="21"/>
                <w:u w:val="single"/>
                <w:lang w:val="en-US" w:eastAsia="zh-CN" w:bidi="ar"/>
              </w:rPr>
              <w:t>李柱和张彩环说不知道，自己去打牌了。张强口说无凭，和李父扭打。李招娣突然发疯哭砸东西后晕倒。后来女主得知：李招娣当年也被父母用同样手段害了。父母给她灌酒，第二天床边睡着暴发户，清白被毁。父母不为女儿讨公道反而让男人负责，李招娣被迫嫁过去，婚后男人偷腥离婚。直到看到张强，李招娣才明白自己也被算计。</w:t>
            </w:r>
            <w:r>
              <w:rPr>
                <w:rStyle w:val="4"/>
                <w:color w:val="FF0000"/>
                <w:sz w:val="21"/>
                <w:szCs w:val="21"/>
                <w:u w:val="single"/>
                <w:lang w:val="en-US" w:eastAsia="zh-CN" w:bidi="ar"/>
              </w:rPr>
              <w:br w:type="textWrapping"/>
            </w:r>
            <w:r>
              <w:rPr>
                <w:rStyle w:val="4"/>
                <w:color w:val="FF0000"/>
                <w:sz w:val="21"/>
                <w:szCs w:val="21"/>
                <w:u w:val="single"/>
                <w:lang w:val="en-US" w:eastAsia="zh-CN" w:bidi="ar"/>
              </w:rPr>
              <w:t>李氏夫妇让女主撤诉，李柱威胁女主养老。张彩环跪地抱女主腿哭：“我是你亲妈！”</w:t>
            </w:r>
            <w:r>
              <w:rPr>
                <w:rStyle w:val="4"/>
                <w:color w:val="FF0000"/>
                <w:sz w:val="21"/>
                <w:szCs w:val="21"/>
                <w:u w:val="single"/>
                <w:lang w:val="en-US" w:eastAsia="zh-CN" w:bidi="ar"/>
              </w:rPr>
              <w:br w:type="textWrapping"/>
            </w:r>
            <w:r>
              <w:rPr>
                <w:rStyle w:val="4"/>
                <w:color w:val="FF0000"/>
                <w:sz w:val="21"/>
                <w:szCs w:val="21"/>
                <w:u w:val="single"/>
                <w:lang w:val="en-US" w:eastAsia="zh-CN" w:bidi="ar"/>
              </w:rPr>
              <w:t>女主揭穿：“头胎叫招娣是为生儿子，生我是女孩就扔了。你们找到我就是看我父母留下房子，想补贴儿子。</w:t>
            </w:r>
            <w:r>
              <w:rPr>
                <w:rStyle w:val="4"/>
                <w:color w:val="FF0000"/>
                <w:sz w:val="21"/>
                <w:szCs w:val="21"/>
                <w:u w:val="single"/>
                <w:lang w:val="en-US" w:eastAsia="zh-CN" w:bidi="ar"/>
              </w:rPr>
              <w:br w:type="textWrapping"/>
            </w:r>
            <w:r>
              <w:rPr>
                <w:rStyle w:val="4"/>
                <w:color w:val="FF0000"/>
                <w:sz w:val="21"/>
                <w:szCs w:val="21"/>
                <w:u w:val="single"/>
                <w:lang w:val="en-US" w:eastAsia="zh-CN" w:bidi="ar"/>
              </w:rPr>
              <w:t>”女主威胁：“再骚扰我以胁从犯罪送你们进去，张强的话我都录了。”张彩环慌了。</w:t>
            </w:r>
          </w:p>
        </w:tc>
      </w:tr>
      <w:tr w14:paraId="33FC69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6" w:hRule="atLeast"/>
        </w:trPr>
        <w:tc>
          <w:tcPr>
            <w:tcW w:w="2324" w:type="dxa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EFFF0"/>
            <w:vAlign w:val="center"/>
          </w:tcPr>
          <w:p w14:paraId="6476A715">
            <w:pPr>
              <w:jc w:val="center"/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DE7802"/>
                <w:sz w:val="22"/>
                <w:szCs w:val="22"/>
                <w:u w:val="none"/>
              </w:rPr>
            </w:pPr>
          </w:p>
        </w:tc>
        <w:tc>
          <w:tcPr>
            <w:tcW w:w="95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3A1B16">
            <w:pPr>
              <w:jc w:val="center"/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D83931"/>
                <w:sz w:val="22"/>
                <w:szCs w:val="22"/>
                <w:u w:val="none"/>
              </w:rPr>
            </w:pPr>
          </w:p>
        </w:tc>
        <w:tc>
          <w:tcPr>
            <w:tcW w:w="7443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1EB7F6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textAlignment w:val="center"/>
              <w:rPr>
                <w:rFonts w:hint="default" w:ascii="Songti SC Regular" w:hAnsi="Songti SC Regular" w:eastAsia="Songti SC Regular" w:cs="Songti SC Regular"/>
                <w:b/>
                <w:bCs/>
                <w:i w:val="0"/>
                <w:iCs w:val="0"/>
                <w:color w:val="FF0000"/>
                <w:sz w:val="21"/>
                <w:szCs w:val="21"/>
                <w:u w:val="single"/>
              </w:rPr>
            </w:pPr>
            <w:r>
              <w:rPr>
                <w:rStyle w:val="10"/>
                <w:color w:val="FF0000"/>
                <w:sz w:val="21"/>
                <w:szCs w:val="21"/>
                <w:lang w:val="en-US" w:eastAsia="zh-CN" w:bidi="ar"/>
              </w:rPr>
              <w:t>阶段 4</w:t>
            </w:r>
            <w:r>
              <w:rPr>
                <w:rStyle w:val="13"/>
                <w:color w:val="FF0000"/>
                <w:sz w:val="21"/>
                <w:szCs w:val="21"/>
                <w:u w:val="single"/>
                <w:lang w:val="en-US" w:eastAsia="zh-CN" w:bidi="ar"/>
              </w:rPr>
              <w:t>｜ 反派最终下场｜结局部分</w:t>
            </w:r>
            <w:r>
              <w:rPr>
                <w:rStyle w:val="13"/>
                <w:color w:val="FF0000"/>
                <w:sz w:val="21"/>
                <w:szCs w:val="21"/>
                <w:u w:val="single"/>
                <w:lang w:val="en-US" w:eastAsia="zh-CN" w:bidi="ar"/>
              </w:rPr>
              <w:br w:type="textWrapping"/>
            </w:r>
            <w:r>
              <w:rPr>
                <w:rStyle w:val="4"/>
                <w:color w:val="FF0000"/>
                <w:sz w:val="21"/>
                <w:szCs w:val="21"/>
                <w:u w:val="single"/>
                <w:lang w:val="en-US" w:eastAsia="zh-CN" w:bidi="ar"/>
              </w:rPr>
              <w:t>张强案子证据不足没牵扯李氏夫妇，但他们家门口被泼鸡血。在村里名声臭只好投靠城里儿子，乔娜房子没着落，出租房又多住两个父母，乔娜和李海吵架后分手打胎。</w:t>
            </w:r>
            <w:r>
              <w:rPr>
                <w:rStyle w:val="4"/>
                <w:color w:val="FF0000"/>
                <w:sz w:val="21"/>
                <w:szCs w:val="21"/>
                <w:u w:val="single"/>
                <w:lang w:val="en-US" w:eastAsia="zh-CN" w:bidi="ar"/>
              </w:rPr>
              <w:br w:type="textWrapping"/>
            </w:r>
            <w:r>
              <w:rPr>
                <w:rStyle w:val="4"/>
                <w:color w:val="FF0000"/>
                <w:sz w:val="21"/>
                <w:szCs w:val="21"/>
                <w:u w:val="single"/>
                <w:lang w:val="en-US" w:eastAsia="zh-CN" w:bidi="ar"/>
              </w:rPr>
              <w:t>李招娣与父母形同陌路，李海把分手归咎父母，张强还时不时上门威胁。张彩环和李柱女儿陌路、儿子埋怨、被村里人报复，只能蜗居出租房。</w:t>
            </w:r>
            <w:r>
              <w:rPr>
                <w:rStyle w:val="4"/>
                <w:color w:val="FF0000"/>
                <w:sz w:val="21"/>
                <w:szCs w:val="21"/>
                <w:u w:val="single"/>
                <w:lang w:val="en-US" w:eastAsia="zh-CN" w:bidi="ar"/>
              </w:rPr>
              <w:br w:type="textWrapping"/>
            </w:r>
            <w:r>
              <w:rPr>
                <w:rStyle w:val="4"/>
                <w:color w:val="FF0000"/>
                <w:sz w:val="21"/>
                <w:szCs w:val="21"/>
                <w:u w:val="single"/>
                <w:lang w:val="en-US" w:eastAsia="zh-CN" w:bidi="ar"/>
              </w:rPr>
              <w:t>女主恢复上班生活，王笑天天保护她。女主庆幸被抛弃是福报，他们终究是恶有恶报的陌生人。</w:t>
            </w:r>
          </w:p>
        </w:tc>
      </w:tr>
    </w:tbl>
    <w:p w14:paraId="7203575A"/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ongti SC Regular">
    <w:altName w:val="宋体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宋体-简">
    <w:altName w:val="宋体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喵">
    <w15:presenceInfo w15:providerId="WPS Office" w15:userId="188111246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5877C0"/>
    <w:rsid w:val="01A52705"/>
    <w:rsid w:val="02952872"/>
    <w:rsid w:val="0F412CBB"/>
    <w:rsid w:val="110D797F"/>
    <w:rsid w:val="14293E20"/>
    <w:rsid w:val="142C37C0"/>
    <w:rsid w:val="16557DFE"/>
    <w:rsid w:val="19E253CA"/>
    <w:rsid w:val="1DF972D6"/>
    <w:rsid w:val="21F94994"/>
    <w:rsid w:val="25DB6204"/>
    <w:rsid w:val="2D811081"/>
    <w:rsid w:val="3443396D"/>
    <w:rsid w:val="36985DB9"/>
    <w:rsid w:val="373A0C1E"/>
    <w:rsid w:val="39F83928"/>
    <w:rsid w:val="3B5877C0"/>
    <w:rsid w:val="3C2C2440"/>
    <w:rsid w:val="4F8F70AB"/>
    <w:rsid w:val="4FA03191"/>
    <w:rsid w:val="52D938FB"/>
    <w:rsid w:val="53F06FB7"/>
    <w:rsid w:val="5A2F3A8F"/>
    <w:rsid w:val="60716B8F"/>
    <w:rsid w:val="7104581E"/>
    <w:rsid w:val="75C73E61"/>
    <w:rsid w:val="7AA11240"/>
    <w:rsid w:val="7B6E2330"/>
    <w:rsid w:val="7F547970"/>
    <w:rsid w:val="FDFF1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font61"/>
    <w:basedOn w:val="3"/>
    <w:qFormat/>
    <w:uiPriority w:val="0"/>
    <w:rPr>
      <w:rFonts w:hint="default" w:ascii="Songti SC Regular" w:hAnsi="Songti SC Regular" w:eastAsia="Songti SC Regular" w:cs="Songti SC Regular"/>
      <w:color w:val="000000"/>
      <w:sz w:val="32"/>
      <w:szCs w:val="32"/>
      <w:u w:val="none"/>
    </w:rPr>
  </w:style>
  <w:style w:type="character" w:customStyle="1" w:styleId="5">
    <w:name w:val="font101"/>
    <w:basedOn w:val="3"/>
    <w:uiPriority w:val="0"/>
    <w:rPr>
      <w:rFonts w:hint="default" w:ascii="Songti SC Regular" w:hAnsi="Songti SC Regular" w:eastAsia="Songti SC Regular" w:cs="Songti SC Regular"/>
      <w:b/>
      <w:bCs/>
      <w:color w:val="DC9B04"/>
      <w:sz w:val="32"/>
      <w:szCs w:val="32"/>
      <w:u w:val="single"/>
    </w:rPr>
  </w:style>
  <w:style w:type="character" w:customStyle="1" w:styleId="6">
    <w:name w:val="font111"/>
    <w:basedOn w:val="3"/>
    <w:qFormat/>
    <w:uiPriority w:val="0"/>
    <w:rPr>
      <w:rFonts w:ascii="宋体-简" w:hAnsi="宋体-简" w:eastAsia="宋体-简" w:cs="宋体-简"/>
      <w:color w:val="000000"/>
      <w:sz w:val="32"/>
      <w:szCs w:val="32"/>
      <w:u w:val="none"/>
    </w:rPr>
  </w:style>
  <w:style w:type="character" w:customStyle="1" w:styleId="7">
    <w:name w:val="font31"/>
    <w:basedOn w:val="3"/>
    <w:qFormat/>
    <w:uiPriority w:val="0"/>
    <w:rPr>
      <w:rFonts w:hint="default" w:ascii="Songti SC Regular" w:hAnsi="Songti SC Regular" w:eastAsia="Songti SC Regular" w:cs="Songti SC Regular"/>
      <w:b/>
      <w:bCs/>
      <w:color w:val="DE7802"/>
      <w:sz w:val="36"/>
      <w:szCs w:val="36"/>
      <w:u w:val="none"/>
    </w:rPr>
  </w:style>
  <w:style w:type="character" w:customStyle="1" w:styleId="8">
    <w:name w:val="font122"/>
    <w:basedOn w:val="3"/>
    <w:qFormat/>
    <w:uiPriority w:val="0"/>
    <w:rPr>
      <w:rFonts w:hint="default" w:ascii="Songti SC Regular" w:hAnsi="Songti SC Regular" w:eastAsia="Songti SC Regular" w:cs="Songti SC Regular"/>
      <w:color w:val="D83931"/>
      <w:sz w:val="28"/>
      <w:szCs w:val="28"/>
      <w:u w:val="none"/>
    </w:rPr>
  </w:style>
  <w:style w:type="character" w:customStyle="1" w:styleId="9">
    <w:name w:val="font131"/>
    <w:basedOn w:val="3"/>
    <w:uiPriority w:val="0"/>
    <w:rPr>
      <w:rFonts w:hint="default" w:ascii="Songti SC Regular" w:hAnsi="Songti SC Regular" w:eastAsia="Songti SC Regular" w:cs="Songti SC Regular"/>
      <w:color w:val="C00000"/>
      <w:sz w:val="28"/>
      <w:szCs w:val="28"/>
      <w:u w:val="none"/>
    </w:rPr>
  </w:style>
  <w:style w:type="character" w:customStyle="1" w:styleId="10">
    <w:name w:val="font91"/>
    <w:basedOn w:val="3"/>
    <w:qFormat/>
    <w:uiPriority w:val="0"/>
    <w:rPr>
      <w:rFonts w:hint="default" w:ascii="Songti SC Regular" w:hAnsi="Songti SC Regular" w:eastAsia="Songti SC Regular" w:cs="Songti SC Regular"/>
      <w:b/>
      <w:bCs/>
      <w:color w:val="DE7802"/>
      <w:sz w:val="32"/>
      <w:szCs w:val="32"/>
      <w:u w:val="single"/>
    </w:rPr>
  </w:style>
  <w:style w:type="character" w:customStyle="1" w:styleId="11">
    <w:name w:val="font41"/>
    <w:basedOn w:val="3"/>
    <w:uiPriority w:val="0"/>
    <w:rPr>
      <w:rFonts w:hint="default" w:ascii="Songti SC Regular" w:hAnsi="Songti SC Regular" w:eastAsia="Songti SC Regular" w:cs="Songti SC Regular"/>
      <w:b/>
      <w:bCs/>
      <w:color w:val="DE7802"/>
      <w:sz w:val="36"/>
      <w:szCs w:val="36"/>
      <w:u w:val="none"/>
    </w:rPr>
  </w:style>
  <w:style w:type="character" w:customStyle="1" w:styleId="12">
    <w:name w:val="font141"/>
    <w:basedOn w:val="3"/>
    <w:qFormat/>
    <w:uiPriority w:val="0"/>
    <w:rPr>
      <w:rFonts w:hint="default" w:ascii="Songti SC Regular" w:hAnsi="Songti SC Regular" w:eastAsia="Songti SC Regular" w:cs="Songti SC Regular"/>
      <w:color w:val="C00000"/>
      <w:sz w:val="28"/>
      <w:szCs w:val="28"/>
      <w:u w:val="none"/>
    </w:rPr>
  </w:style>
  <w:style w:type="character" w:customStyle="1" w:styleId="13">
    <w:name w:val="font151"/>
    <w:basedOn w:val="3"/>
    <w:qFormat/>
    <w:uiPriority w:val="0"/>
    <w:rPr>
      <w:rFonts w:hint="default" w:ascii="Songti SC Regular" w:hAnsi="Songti SC Regular" w:eastAsia="Songti SC Regular" w:cs="Songti SC Regular"/>
      <w:b/>
      <w:bCs/>
      <w:color w:val="000000"/>
      <w:sz w:val="32"/>
      <w:szCs w:val="3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microsoft.com/office/2011/relationships/people" Target="people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2238</Words>
  <Characters>2244</Characters>
  <Lines>0</Lines>
  <Paragraphs>0</Paragraphs>
  <TotalTime>6</TotalTime>
  <ScaleCrop>false</ScaleCrop>
  <LinksUpToDate>false</LinksUpToDate>
  <CharactersWithSpaces>2279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2025-11-09T13:42:00Z</dcterms:created>
  <dc:creator>喵</dc:creator>
  <cp:lastModifiedBy>笑容逐渐沙雕</cp:lastModifiedBy>
  <dcterms:modified xsi:type="dcterms:W3CDTF">2026-03-24T12:02:14Z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223D8DE9D0DF24F9650A5E69149C164F_43</vt:lpwstr>
  </property>
  <property fmtid="{D5CDD505-2E9C-101B-9397-08002B2CF9AE}" pid="4" name="KSOTemplateDocerSaveRecord">
    <vt:lpwstr>eyJoZGlkIjoiMzYxMmRjMzUxZDYyMGJkNGJhMTIwN2QxOTkyODRjYTEiLCJ1c2VySWQiOiI5OTEwMzMxNTgifQ==</vt:lpwstr>
  </property>
</Properties>
</file>